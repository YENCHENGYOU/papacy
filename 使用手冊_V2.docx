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4CB81" w14:textId="197547AD" w:rsidR="000D3CA6" w:rsidRDefault="000D3CA6">
      <w:pPr>
        <w:pStyle w:val="a6"/>
        <w:widowControl w:val="0"/>
        <w:spacing w:before="1540" w:after="240" w:line="360" w:lineRule="auto"/>
        <w:rPr>
          <w:color w:val="4472C4" w:themeColor="accent1"/>
        </w:rPr>
        <w:pPrChange w:id="0" w:author="Odin Weng" w:date="2023-08-30T09:46:00Z">
          <w:pPr>
            <w:pStyle w:val="a6"/>
            <w:widowControl w:val="0"/>
            <w:spacing w:before="1540" w:after="240"/>
          </w:pPr>
        </w:pPrChange>
      </w:pPr>
      <w:r>
        <w:rPr>
          <w:noProof/>
          <w:color w:val="4472C4" w:themeColor="accent1"/>
        </w:rPr>
        <w:drawing>
          <wp:anchor distT="0" distB="0" distL="114300" distR="114300" simplePos="0" relativeHeight="251662336" behindDoc="0" locked="0" layoutInCell="1" allowOverlap="1" wp14:anchorId="5315792A" wp14:editId="586D5C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17320" cy="750898"/>
            <wp:effectExtent l="0" t="0" r="0" b="0"/>
            <wp:wrapSquare wrapText="bothSides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549">
        <w:rPr>
          <w:color w:val="4472C4" w:themeColor="accent1"/>
        </w:rPr>
        <w:br w:type="textWrapping" w:clear="all"/>
      </w:r>
    </w:p>
    <w:bookmarkStart w:id="1" w:name="_Hlk144133998" w:displacedByCustomXml="next"/>
    <w:sdt>
      <w:sdtPr>
        <w:rPr>
          <w:rFonts w:hint="eastAsia"/>
        </w:rPr>
        <w:alias w:val="標題"/>
        <w:tag w:val=""/>
        <w:id w:val="1735040861"/>
        <w:placeholder>
          <w:docPart w:val="EA161750C81C4013B09FFE19986E79D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20FF460" w14:textId="1A559660" w:rsidR="000D3CA6" w:rsidRPr="00825C2E" w:rsidRDefault="000D3CA6">
          <w:pPr>
            <w:pStyle w:val="11"/>
            <w:widowControl w:val="0"/>
            <w:spacing w:line="360" w:lineRule="auto"/>
            <w:pPrChange w:id="2" w:author="Odin Weng" w:date="2023-08-30T09:46:00Z">
              <w:pPr>
                <w:pStyle w:val="11"/>
                <w:widowControl w:val="0"/>
              </w:pPr>
            </w:pPrChange>
          </w:pPr>
          <w:proofErr w:type="gramStart"/>
          <w:r w:rsidRPr="000D3CA6">
            <w:rPr>
              <w:rFonts w:hint="eastAsia"/>
            </w:rPr>
            <w:t>嘜</w:t>
          </w:r>
          <w:proofErr w:type="gramEnd"/>
          <w:r w:rsidRPr="000D3CA6">
            <w:rPr>
              <w:rFonts w:hint="eastAsia"/>
            </w:rPr>
            <w:t>頭標籤系統</w:t>
          </w:r>
        </w:p>
      </w:sdtContent>
    </w:sdt>
    <w:bookmarkEnd w:id="1" w:displacedByCustomXml="next"/>
    <w:sdt>
      <w:sdtPr>
        <w:rPr>
          <w:rFonts w:ascii="華康中黑體" w:eastAsia="華康中黑體" w:hAnsi="華康中黑體" w:hint="eastAsia"/>
          <w:color w:val="4472C4" w:themeColor="accent1"/>
          <w:sz w:val="28"/>
          <w:szCs w:val="28"/>
        </w:rPr>
        <w:alias w:val="副標題"/>
        <w:tag w:val=""/>
        <w:id w:val="328029620"/>
        <w:placeholder>
          <w:docPart w:val="E826E7B1820A48A08B1CC17D629A8A5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391EB88E" w14:textId="24569CD1" w:rsidR="000D3CA6" w:rsidRDefault="000D3CA6">
          <w:pPr>
            <w:pStyle w:val="a6"/>
            <w:widowControl w:val="0"/>
            <w:spacing w:line="360" w:lineRule="auto"/>
            <w:jc w:val="center"/>
            <w:rPr>
              <w:color w:val="4472C4" w:themeColor="accent1"/>
              <w:sz w:val="28"/>
              <w:szCs w:val="28"/>
            </w:rPr>
            <w:pPrChange w:id="3" w:author="Odin Weng" w:date="2023-08-30T09:46:00Z">
              <w:pPr>
                <w:pStyle w:val="a6"/>
                <w:widowControl w:val="0"/>
                <w:jc w:val="center"/>
              </w:pPr>
            </w:pPrChange>
          </w:pPr>
          <w:r w:rsidRPr="00623D44">
            <w:rPr>
              <w:rFonts w:ascii="華康中黑體" w:eastAsia="華康中黑體" w:hAnsi="華康中黑體" w:hint="eastAsia"/>
              <w:color w:val="4472C4" w:themeColor="accent1"/>
              <w:sz w:val="28"/>
              <w:szCs w:val="28"/>
            </w:rPr>
            <w:t>[系統操作手冊]</w:t>
          </w:r>
        </w:p>
      </w:sdtContent>
    </w:sdt>
    <w:p w14:paraId="0F24034A" w14:textId="77777777" w:rsidR="00702272" w:rsidRDefault="000D3CA6">
      <w:pPr>
        <w:pStyle w:val="a6"/>
        <w:widowControl w:val="0"/>
        <w:spacing w:before="480" w:line="360" w:lineRule="auto"/>
        <w:jc w:val="center"/>
        <w:rPr>
          <w:color w:val="4472C4" w:themeColor="accent1"/>
        </w:rPr>
        <w:pPrChange w:id="4" w:author="Odin Weng" w:date="2023-08-30T09:46:00Z">
          <w:pPr>
            <w:pStyle w:val="a6"/>
            <w:widowControl w:val="0"/>
            <w:spacing w:before="480"/>
            <w:jc w:val="center"/>
          </w:pPr>
        </w:pPrChange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0173C1" wp14:editId="7DC27AF7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eastAsia="華康中黑體" w:hAnsi="Arial" w:cs="Arial"/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186096437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8-28T00:00:00Z">
                                <w:dateFormat w:val="yyyy年M月d日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96CE9DB" w14:textId="33D19C46" w:rsidR="000D3CA6" w:rsidRPr="00693241" w:rsidRDefault="00702272" w:rsidP="000D3CA6">
                                <w:pPr>
                                  <w:pStyle w:val="a6"/>
                                  <w:spacing w:after="40"/>
                                  <w:ind w:leftChars="295" w:left="708"/>
                                  <w:jc w:val="center"/>
                                  <w:rPr>
                                    <w:rFonts w:ascii="Arial" w:eastAsia="華康中黑體" w:hAnsi="Arial" w:cs="Arial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2023</w:t>
                                </w: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年</w:t>
                                </w: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月</w:t>
                                </w: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28</w:t>
                                </w:r>
                                <w:r>
                                  <w:rPr>
                                    <w:rFonts w:ascii="Arial" w:eastAsia="華康中黑體" w:hAnsi="Arial" w:cs="Arial"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日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173C1" id="_x0000_t202" coordsize="21600,21600" o:spt="202" path="m,l,21600r21600,l21600,xe">
                <v:stroke joinstyle="miter"/>
                <v:path gradientshapeok="t" o:connecttype="rect"/>
              </v:shapetype>
              <v:shape id="文字方塊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eastAsia="華康中黑體" w:hAnsi="Arial" w:cs="Arial"/>
                          <w:caps/>
                          <w:color w:val="4472C4" w:themeColor="accent1"/>
                          <w:sz w:val="28"/>
                          <w:szCs w:val="28"/>
                        </w:rPr>
                        <w:alias w:val="日期"/>
                        <w:tag w:val=""/>
                        <w:id w:val="-1860964373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8-28T00:00:00Z">
                          <w:dateFormat w:val="yyyy年M月d日"/>
                          <w:lid w:val="zh-TW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96CE9DB" w14:textId="33D19C46" w:rsidR="000D3CA6" w:rsidRPr="00693241" w:rsidRDefault="00702272" w:rsidP="000D3CA6">
                          <w:pPr>
                            <w:pStyle w:val="a6"/>
                            <w:spacing w:after="40"/>
                            <w:ind w:leftChars="295" w:left="708"/>
                            <w:jc w:val="center"/>
                            <w:rPr>
                              <w:rFonts w:ascii="Arial" w:eastAsia="華康中黑體" w:hAnsi="Arial" w:cs="Arial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2023</w:t>
                          </w: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年</w:t>
                          </w: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月</w:t>
                          </w: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28</w:t>
                          </w:r>
                          <w:r>
                            <w:rPr>
                              <w:rFonts w:ascii="Arial" w:eastAsia="華康中黑體" w:hAnsi="Arial" w:cs="Arial"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日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</w:rPr>
        <w:drawing>
          <wp:inline distT="0" distB="0" distL="0" distR="0" wp14:anchorId="28F45D5A" wp14:editId="41AE16D8">
            <wp:extent cx="758952" cy="478932"/>
            <wp:effectExtent l="0" t="0" r="3175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E379" w14:textId="04A37DF6" w:rsidR="000D3CA6" w:rsidRPr="00702272" w:rsidRDefault="000D3CA6">
      <w:pPr>
        <w:pStyle w:val="a6"/>
        <w:widowControl w:val="0"/>
        <w:spacing w:before="480" w:line="360" w:lineRule="auto"/>
        <w:jc w:val="center"/>
        <w:rPr>
          <w:color w:val="4472C4" w:themeColor="accent1"/>
        </w:rPr>
        <w:pPrChange w:id="5" w:author="Odin Weng" w:date="2023-08-30T09:46:00Z">
          <w:pPr>
            <w:pStyle w:val="a6"/>
            <w:widowControl w:val="0"/>
            <w:spacing w:before="480"/>
            <w:jc w:val="center"/>
          </w:pPr>
        </w:pPrChange>
      </w:pPr>
    </w:p>
    <w:p w14:paraId="71431B93" w14:textId="77777777" w:rsidR="00A23701" w:rsidRDefault="00A23701" w:rsidP="003D128F">
      <w:pPr>
        <w:widowControl w:val="0"/>
      </w:pPr>
    </w:p>
    <w:p w14:paraId="4598604D" w14:textId="34ED4E87" w:rsidR="00A23701" w:rsidRDefault="00A23701" w:rsidP="003D128F">
      <w:pPr>
        <w:widowControl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55F9D9" wp14:editId="6450C311">
            <wp:simplePos x="0" y="0"/>
            <wp:positionH relativeFrom="margin">
              <wp:posOffset>1707404</wp:posOffset>
            </wp:positionH>
            <wp:positionV relativeFrom="paragraph">
              <wp:posOffset>2512695</wp:posOffset>
            </wp:positionV>
            <wp:extent cx="2415396" cy="468827"/>
            <wp:effectExtent l="0" t="0" r="4445" b="7620"/>
            <wp:wrapNone/>
            <wp:docPr id="5" name="圖片 5" descr="D:\WORD\公司相關\威信資料\配置及美工\CIS\Logo_H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D\公司相關\威信資料\配置及美工\CIS\Logo_H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96" cy="46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sdt>
      <w:sdtPr>
        <w:rPr>
          <w:rFonts w:ascii="華康中黑體" w:hAnsi="華康中黑體" w:cstheme="minorBidi"/>
          <w:color w:val="auto"/>
          <w:kern w:val="2"/>
          <w:sz w:val="24"/>
          <w:szCs w:val="22"/>
          <w:lang w:val="zh-TW"/>
        </w:rPr>
        <w:id w:val="-440454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F9A0A7" w14:textId="5E0629AA" w:rsidR="008A6DEC" w:rsidRPr="008A6DEC" w:rsidRDefault="00BC6883">
          <w:pPr>
            <w:pStyle w:val="a8"/>
            <w:keepNext w:val="0"/>
            <w:keepLines w:val="0"/>
            <w:widowControl w:val="0"/>
            <w:tabs>
              <w:tab w:val="center" w:pos="4153"/>
            </w:tabs>
            <w:spacing w:line="360" w:lineRule="auto"/>
            <w:jc w:val="left"/>
            <w:rPr>
              <w:rFonts w:ascii="華康中黑體" w:hAnsi="華康中黑體"/>
            </w:rPr>
            <w:pPrChange w:id="6" w:author="Odin Weng" w:date="2023-08-30T09:46:00Z">
              <w:pPr>
                <w:pStyle w:val="a8"/>
                <w:keepNext w:val="0"/>
                <w:keepLines w:val="0"/>
                <w:widowControl w:val="0"/>
                <w:tabs>
                  <w:tab w:val="center" w:pos="4153"/>
                </w:tabs>
                <w:jc w:val="left"/>
              </w:pPr>
            </w:pPrChange>
          </w:pPr>
          <w:r>
            <w:rPr>
              <w:rFonts w:ascii="華康中黑體" w:hAnsi="華康中黑體"/>
              <w:lang w:val="zh-TW"/>
            </w:rPr>
            <w:tab/>
          </w:r>
          <w:r>
            <w:rPr>
              <w:rFonts w:ascii="華康中黑體" w:hAnsi="華康中黑體" w:hint="eastAsia"/>
              <w:lang w:val="zh-TW"/>
            </w:rPr>
            <w:t>目錄</w:t>
          </w:r>
        </w:p>
        <w:p w14:paraId="36651453" w14:textId="75098870" w:rsidR="00E069B3" w:rsidRDefault="008A6DEC" w:rsidP="003D128F">
          <w:pPr>
            <w:pStyle w:val="13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8A6DEC">
            <w:rPr>
              <w:rFonts w:ascii="華康中黑體" w:hAnsi="華康中黑體"/>
            </w:rPr>
            <w:fldChar w:fldCharType="begin"/>
          </w:r>
          <w:r w:rsidRPr="008A6DEC">
            <w:rPr>
              <w:rFonts w:ascii="華康中黑體" w:hAnsi="華康中黑體"/>
            </w:rPr>
            <w:instrText xml:space="preserve"> TOC \o "1-3" \h \z \u </w:instrText>
          </w:r>
          <w:r w:rsidRPr="008A6DEC">
            <w:rPr>
              <w:rFonts w:ascii="華康中黑體" w:hAnsi="華康中黑體"/>
            </w:rPr>
            <w:fldChar w:fldCharType="separate"/>
          </w:r>
          <w:hyperlink w:anchor="_Toc144293866" w:history="1">
            <w:r w:rsidR="00E069B3" w:rsidRPr="00F375AB">
              <w:rPr>
                <w:rStyle w:val="a3"/>
                <w:rFonts w:hint="eastAsia"/>
                <w:noProof/>
              </w:rPr>
              <w:t>第</w:t>
            </w:r>
            <w:r w:rsidR="00E069B3" w:rsidRPr="00F375AB">
              <w:rPr>
                <w:rStyle w:val="a3"/>
                <w:noProof/>
              </w:rPr>
              <w:t>1</w:t>
            </w:r>
            <w:r w:rsidR="00E069B3" w:rsidRPr="00F375AB">
              <w:rPr>
                <w:rStyle w:val="a3"/>
                <w:rFonts w:hint="eastAsia"/>
                <w:noProof/>
              </w:rPr>
              <w:t>章</w:t>
            </w:r>
            <w:r w:rsidR="00E069B3" w:rsidRPr="00F375AB">
              <w:rPr>
                <w:rStyle w:val="a3"/>
                <w:noProof/>
              </w:rPr>
              <w:t xml:space="preserve"> </w:t>
            </w:r>
            <w:r w:rsidR="00E069B3" w:rsidRPr="00F375AB">
              <w:rPr>
                <w:rStyle w:val="a3"/>
                <w:rFonts w:hint="eastAsia"/>
                <w:noProof/>
              </w:rPr>
              <w:t>系統開發成果暨操作說明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_Toc144293866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3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5EC977EC" w14:textId="4282459C" w:rsidR="00E069B3" w:rsidRDefault="004445E3" w:rsidP="003D128F">
          <w:pPr>
            <w:pStyle w:val="2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67" w:history="1">
            <w:r w:rsidR="00E069B3" w:rsidRPr="00F375AB">
              <w:rPr>
                <w:rStyle w:val="a3"/>
                <w:rFonts w:cs="Arial"/>
                <w:noProof/>
              </w:rPr>
              <w:t>1.1</w:t>
            </w:r>
            <w:r w:rsidR="00E069B3" w:rsidRPr="00F375AB">
              <w:rPr>
                <w:rStyle w:val="a3"/>
                <w:rFonts w:hint="eastAsia"/>
                <w:noProof/>
              </w:rPr>
              <w:t>系統概述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_Toc144293867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3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720A9111" w14:textId="1AB542E6" w:rsidR="00E069B3" w:rsidRDefault="004445E3" w:rsidP="003D128F">
          <w:pPr>
            <w:pStyle w:val="2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68" w:history="1">
            <w:r w:rsidR="00E069B3" w:rsidRPr="00F375AB">
              <w:rPr>
                <w:rStyle w:val="a3"/>
                <w:rFonts w:cs="Arial"/>
                <w:noProof/>
              </w:rPr>
              <w:t>1.2</w:t>
            </w:r>
            <w:r w:rsidR="00E069B3" w:rsidRPr="00F375AB">
              <w:rPr>
                <w:rStyle w:val="a3"/>
                <w:rFonts w:hint="eastAsia"/>
                <w:noProof/>
              </w:rPr>
              <w:t>列印設定區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_Toc144293868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3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1A6C2E71" w14:textId="6E997898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69" w:history="1">
            <w:r w:rsidR="00E069B3" w:rsidRPr="00F375AB">
              <w:rPr>
                <w:rStyle w:val="a3"/>
                <w:rFonts w:cs="Arial"/>
                <w:noProof/>
              </w:rPr>
              <w:t>1.2.1</w:t>
            </w:r>
            <w:r w:rsidR="00E069B3" w:rsidRPr="00F375AB">
              <w:rPr>
                <w:rStyle w:val="a3"/>
                <w:noProof/>
              </w:rPr>
              <w:t xml:space="preserve"> </w:t>
            </w:r>
            <w:r w:rsidR="00E069B3" w:rsidRPr="00F375AB">
              <w:rPr>
                <w:rStyle w:val="a3"/>
                <w:rFonts w:hint="eastAsia"/>
                <w:noProof/>
              </w:rPr>
              <w:t>概述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_Toc144293869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3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433E62DE" w14:textId="75D32E69" w:rsidR="00E069B3" w:rsidRDefault="004445E3" w:rsidP="003D128F">
          <w:pPr>
            <w:pStyle w:val="2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0" w:history="1">
            <w:r w:rsidR="00E069B3" w:rsidRPr="00F375AB">
              <w:rPr>
                <w:rStyle w:val="a3"/>
                <w:rFonts w:cs="Arial"/>
                <w:noProof/>
              </w:rPr>
              <w:t>1.3</w:t>
            </w:r>
            <w:r w:rsidR="00E069B3" w:rsidRPr="00F375AB">
              <w:rPr>
                <w:rStyle w:val="a3"/>
                <w:rFonts w:cs="Arial" w:hint="eastAsia"/>
                <w:noProof/>
              </w:rPr>
              <w:t>模板區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_Toc144293870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5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4B63B2DE" w14:textId="0209B721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1" w:history="1">
            <w:r w:rsidR="00E069B3" w:rsidRPr="00F375AB">
              <w:rPr>
                <w:rStyle w:val="a3"/>
                <w:rFonts w:cs="Arial"/>
                <w:noProof/>
              </w:rPr>
              <w:t xml:space="preserve">1.3.1 </w:t>
            </w:r>
            <w:r w:rsidR="00E069B3" w:rsidRPr="00F375AB">
              <w:rPr>
                <w:rStyle w:val="a3"/>
                <w:rFonts w:cs="Arial" w:hint="eastAsia"/>
                <w:noProof/>
              </w:rPr>
              <w:t>概述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_Toc144293871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5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4AD1CEC8" w14:textId="4858ACCA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2" w:history="1">
            <w:r w:rsidR="00E069B3" w:rsidRPr="00F375AB">
              <w:rPr>
                <w:rStyle w:val="a3"/>
                <w:noProof/>
              </w:rPr>
              <w:t xml:space="preserve">1.3.2 </w:t>
            </w:r>
            <w:r w:rsidR="00E069B3" w:rsidRPr="00F375AB">
              <w:rPr>
                <w:rStyle w:val="a3"/>
                <w:rFonts w:hint="eastAsia"/>
                <w:noProof/>
              </w:rPr>
              <w:t>操作說明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_Toc144293872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5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6DF6AA37" w14:textId="28A97225" w:rsidR="00E069B3" w:rsidRDefault="004445E3" w:rsidP="003D128F">
          <w:pPr>
            <w:pStyle w:val="13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3" w:history="1">
            <w:r w:rsidR="00E069B3" w:rsidRPr="00F375AB">
              <w:rPr>
                <w:rStyle w:val="a3"/>
                <w:rFonts w:hint="eastAsia"/>
                <w:noProof/>
              </w:rPr>
              <w:t>第</w:t>
            </w:r>
            <w:r w:rsidR="00E069B3" w:rsidRPr="00F375AB">
              <w:rPr>
                <w:rStyle w:val="a3"/>
                <w:noProof/>
              </w:rPr>
              <w:t>2</w:t>
            </w:r>
            <w:r w:rsidR="00E069B3" w:rsidRPr="00F375AB">
              <w:rPr>
                <w:rStyle w:val="a3"/>
                <w:rFonts w:hint="eastAsia"/>
                <w:noProof/>
              </w:rPr>
              <w:t>章</w:t>
            </w:r>
            <w:r w:rsidR="00E069B3" w:rsidRPr="00F375AB">
              <w:rPr>
                <w:rStyle w:val="a3"/>
                <w:noProof/>
              </w:rPr>
              <w:t xml:space="preserve"> </w:t>
            </w:r>
            <w:r w:rsidR="00E069B3" w:rsidRPr="00F375AB">
              <w:rPr>
                <w:rStyle w:val="a3"/>
                <w:rFonts w:hint="eastAsia"/>
                <w:noProof/>
              </w:rPr>
              <w:t>系統環境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_Toc144293873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6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2AECFED6" w14:textId="5C0083BA" w:rsidR="00E069B3" w:rsidRDefault="004445E3" w:rsidP="003D128F">
          <w:pPr>
            <w:pStyle w:val="2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4" w:history="1">
            <w:r w:rsidR="00E069B3" w:rsidRPr="00F375AB">
              <w:rPr>
                <w:rStyle w:val="a3"/>
                <w:rFonts w:cs="Arial"/>
                <w:noProof/>
              </w:rPr>
              <w:t>2.1</w:t>
            </w:r>
            <w:r w:rsidR="00E069B3" w:rsidRPr="00F375AB">
              <w:rPr>
                <w:rStyle w:val="a3"/>
                <w:rFonts w:hint="eastAsia"/>
                <w:noProof/>
              </w:rPr>
              <w:t>初始環境設定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_Toc144293874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6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60F91F26" w14:textId="3C7427F2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5" w:history="1">
            <w:r w:rsidR="00E069B3" w:rsidRPr="00F375AB">
              <w:rPr>
                <w:rStyle w:val="a3"/>
                <w:rFonts w:cs="Arial"/>
                <w:noProof/>
              </w:rPr>
              <w:t xml:space="preserve">2.1.1 </w:t>
            </w:r>
            <w:r w:rsidR="00E069B3" w:rsidRPr="00F375AB">
              <w:rPr>
                <w:rStyle w:val="a3"/>
                <w:rFonts w:cs="Arial" w:hint="eastAsia"/>
                <w:noProof/>
              </w:rPr>
              <w:t>軟體安裝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_Toc144293875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6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502CD29D" w14:textId="3649C9AF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6" w:history="1">
            <w:r w:rsidR="00E069B3" w:rsidRPr="00F375AB">
              <w:rPr>
                <w:rStyle w:val="a3"/>
                <w:noProof/>
              </w:rPr>
              <w:t>2.1.2</w:t>
            </w:r>
            <w:r w:rsidR="00E069B3" w:rsidRPr="00F375AB">
              <w:rPr>
                <w:rStyle w:val="a3"/>
                <w:rFonts w:hint="eastAsia"/>
                <w:noProof/>
              </w:rPr>
              <w:t>印表機安裝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_Toc144293876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6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6298BAC2" w14:textId="1B04387E" w:rsidR="00E069B3" w:rsidRDefault="004445E3" w:rsidP="003D128F">
          <w:pPr>
            <w:pStyle w:val="2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7" w:history="1">
            <w:r w:rsidR="00E069B3" w:rsidRPr="00F375AB">
              <w:rPr>
                <w:rStyle w:val="a3"/>
                <w:noProof/>
              </w:rPr>
              <w:t xml:space="preserve">2.2 </w:t>
            </w:r>
            <w:r w:rsidR="00E069B3" w:rsidRPr="00F375AB">
              <w:rPr>
                <w:rStyle w:val="a3"/>
                <w:rFonts w:hint="eastAsia"/>
                <w:noProof/>
              </w:rPr>
              <w:t>印表機設定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_Toc144293877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7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184189A2" w14:textId="57CE6A99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8" w:history="1">
            <w:r w:rsidR="00E069B3" w:rsidRPr="00F375AB">
              <w:rPr>
                <w:rStyle w:val="a3"/>
                <w:noProof/>
              </w:rPr>
              <w:t xml:space="preserve">2.2.1 </w:t>
            </w:r>
            <w:r w:rsidR="00E069B3" w:rsidRPr="00F375AB">
              <w:rPr>
                <w:rStyle w:val="a3"/>
                <w:rFonts w:hint="eastAsia"/>
                <w:noProof/>
              </w:rPr>
              <w:t>紙張大小設定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_Toc144293878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7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2549C792" w14:textId="4B8826D9" w:rsidR="00E069B3" w:rsidRDefault="004445E3" w:rsidP="003D128F">
          <w:pPr>
            <w:pStyle w:val="31"/>
            <w:widowControl w:val="0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44293879" w:history="1">
            <w:r w:rsidR="00E069B3" w:rsidRPr="00F375AB">
              <w:rPr>
                <w:rStyle w:val="a3"/>
                <w:noProof/>
              </w:rPr>
              <w:t xml:space="preserve">2.2.2 </w:t>
            </w:r>
            <w:r w:rsidR="00E069B3" w:rsidRPr="00F375AB">
              <w:rPr>
                <w:rStyle w:val="a3"/>
                <w:rFonts w:hint="eastAsia"/>
                <w:noProof/>
              </w:rPr>
              <w:t>印表機驅動程式安裝</w:t>
            </w:r>
            <w:r w:rsidR="00E069B3">
              <w:rPr>
                <w:noProof/>
                <w:webHidden/>
              </w:rPr>
              <w:tab/>
            </w:r>
            <w:r w:rsidR="00E069B3">
              <w:rPr>
                <w:noProof/>
                <w:webHidden/>
              </w:rPr>
              <w:fldChar w:fldCharType="begin"/>
            </w:r>
            <w:r w:rsidR="00E069B3">
              <w:rPr>
                <w:noProof/>
                <w:webHidden/>
              </w:rPr>
              <w:instrText xml:space="preserve"> PAGEREF _Toc144293879 \h </w:instrText>
            </w:r>
            <w:r w:rsidR="00E069B3">
              <w:rPr>
                <w:noProof/>
                <w:webHidden/>
              </w:rPr>
            </w:r>
            <w:r w:rsidR="00E069B3">
              <w:rPr>
                <w:noProof/>
                <w:webHidden/>
              </w:rPr>
              <w:fldChar w:fldCharType="separate"/>
            </w:r>
            <w:r w:rsidR="00E069B3">
              <w:rPr>
                <w:noProof/>
                <w:webHidden/>
              </w:rPr>
              <w:t>10</w:t>
            </w:r>
            <w:r w:rsidR="00E069B3">
              <w:rPr>
                <w:noProof/>
                <w:webHidden/>
              </w:rPr>
              <w:fldChar w:fldCharType="end"/>
            </w:r>
          </w:hyperlink>
        </w:p>
        <w:p w14:paraId="0094F5F2" w14:textId="1A79FCF7" w:rsidR="008A6DEC" w:rsidRDefault="008A6DEC" w:rsidP="003D128F">
          <w:pPr>
            <w:widowControl w:val="0"/>
          </w:pPr>
          <w:r w:rsidRPr="008A6DEC">
            <w:rPr>
              <w:rFonts w:ascii="華康中黑體" w:hAnsi="華康中黑體"/>
              <w:b/>
              <w:bCs/>
              <w:lang w:val="zh-TW"/>
            </w:rPr>
            <w:fldChar w:fldCharType="end"/>
          </w:r>
        </w:p>
      </w:sdtContent>
    </w:sdt>
    <w:p w14:paraId="2F278E32" w14:textId="6C608680" w:rsidR="008A6DEC" w:rsidRDefault="008A6DEC" w:rsidP="003D128F">
      <w:pPr>
        <w:widowControl w:val="0"/>
      </w:pPr>
    </w:p>
    <w:p w14:paraId="4E14C52D" w14:textId="6A71AB75" w:rsidR="008A6DEC" w:rsidRDefault="008A6DEC">
      <w:pPr>
        <w:widowControl w:val="0"/>
      </w:pPr>
      <w:r>
        <w:br w:type="page"/>
      </w:r>
    </w:p>
    <w:p w14:paraId="211B7DE6" w14:textId="1B8B5F63" w:rsidR="008A6DEC" w:rsidRPr="00EA3CD2" w:rsidRDefault="00EF35C0">
      <w:pPr>
        <w:pStyle w:val="1"/>
        <w:keepNext w:val="0"/>
        <w:widowControl w:val="0"/>
        <w:jc w:val="center"/>
      </w:pPr>
      <w:bookmarkStart w:id="7" w:name="_Toc397412592"/>
      <w:bookmarkStart w:id="8" w:name="_Toc144293866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8A6DEC" w:rsidRPr="00EA3CD2">
        <w:rPr>
          <w:rFonts w:hint="eastAsia"/>
        </w:rPr>
        <w:t>系統開發成果暨操作說明</w:t>
      </w:r>
      <w:bookmarkEnd w:id="7"/>
      <w:bookmarkEnd w:id="8"/>
    </w:p>
    <w:p w14:paraId="36B9A4F7" w14:textId="2D413FDD" w:rsidR="008A6DEC" w:rsidRPr="00F66BFC" w:rsidRDefault="008A6DEC">
      <w:pPr>
        <w:pStyle w:val="2"/>
        <w:keepNext w:val="0"/>
        <w:widowControl w:val="0"/>
        <w:numPr>
          <w:ilvl w:val="1"/>
          <w:numId w:val="4"/>
        </w:numPr>
        <w:spacing w:line="360" w:lineRule="auto"/>
        <w:pPrChange w:id="9" w:author="Odin Weng" w:date="2023-08-30T09:46:00Z">
          <w:pPr>
            <w:pStyle w:val="2"/>
            <w:keepNext w:val="0"/>
            <w:widowControl w:val="0"/>
            <w:numPr>
              <w:ilvl w:val="1"/>
              <w:numId w:val="4"/>
            </w:numPr>
            <w:ind w:left="492" w:hanging="492"/>
          </w:pPr>
        </w:pPrChange>
      </w:pPr>
      <w:bookmarkStart w:id="10" w:name="_Toc397412593"/>
      <w:bookmarkStart w:id="11" w:name="_Toc144293867"/>
      <w:r w:rsidRPr="00F66BFC">
        <w:rPr>
          <w:rFonts w:hint="eastAsia"/>
        </w:rPr>
        <w:t>系統概述</w:t>
      </w:r>
      <w:bookmarkEnd w:id="10"/>
      <w:bookmarkEnd w:id="11"/>
    </w:p>
    <w:p w14:paraId="47F71153" w14:textId="0DD9A5CD" w:rsidR="00203ADE" w:rsidRDefault="001E7A48" w:rsidP="003D128F">
      <w:pPr>
        <w:widowControl w:val="0"/>
        <w:ind w:firstLine="480"/>
        <w:rPr>
          <w:rFonts w:ascii="華康中黑體" w:hAnsi="華康中黑體"/>
        </w:rPr>
      </w:pPr>
      <w:proofErr w:type="gramStart"/>
      <w:r w:rsidRPr="001E7A48">
        <w:rPr>
          <w:rFonts w:ascii="華康中黑體" w:hAnsi="華康中黑體" w:hint="eastAsia"/>
        </w:rPr>
        <w:t>嘜</w:t>
      </w:r>
      <w:proofErr w:type="gramEnd"/>
      <w:r w:rsidRPr="001E7A48">
        <w:rPr>
          <w:rFonts w:ascii="華康中黑體" w:hAnsi="華康中黑體" w:hint="eastAsia"/>
        </w:rPr>
        <w:t>頭標籤系統依照版面可分為以下區塊(</w:t>
      </w:r>
      <w:r w:rsidR="00F47FB6">
        <w:rPr>
          <w:rFonts w:ascii="華康中黑體" w:hAnsi="華康中黑體"/>
        </w:rPr>
        <w:fldChar w:fldCharType="begin"/>
      </w:r>
      <w:r w:rsidR="00F47FB6">
        <w:rPr>
          <w:rFonts w:ascii="華康中黑體" w:hAnsi="華康中黑體"/>
        </w:rPr>
        <w:instrText xml:space="preserve"> REF _Ref144284313 \h </w:instrText>
      </w:r>
      <w:r w:rsidR="00AC1BA3">
        <w:rPr>
          <w:rFonts w:ascii="華康中黑體" w:hAnsi="華康中黑體"/>
        </w:rPr>
        <w:instrText xml:space="preserve"> \* MERGEFORMAT </w:instrText>
      </w:r>
      <w:r w:rsidR="00F47FB6">
        <w:rPr>
          <w:rFonts w:ascii="華康中黑體" w:hAnsi="華康中黑體"/>
        </w:rPr>
      </w:r>
      <w:r w:rsidR="00F47FB6">
        <w:rPr>
          <w:rFonts w:ascii="華康中黑體" w:hAnsi="華康中黑體"/>
        </w:rPr>
        <w:fldChar w:fldCharType="separate"/>
      </w:r>
      <w:r w:rsidR="00F47FB6" w:rsidRPr="00F47FB6">
        <w:rPr>
          <w:rFonts w:ascii="華康中黑體" w:hAnsi="華康中黑體" w:cs="華康中黑體" w:hint="eastAsia"/>
          <w:szCs w:val="24"/>
        </w:rPr>
        <w:t xml:space="preserve">圖 </w:t>
      </w:r>
      <w:r w:rsidR="00F47FB6" w:rsidRPr="00F47FB6">
        <w:rPr>
          <w:rFonts w:ascii="華康中黑體" w:hAnsi="華康中黑體" w:cs="華康中黑體"/>
          <w:noProof/>
          <w:szCs w:val="24"/>
        </w:rPr>
        <w:t>1</w:t>
      </w:r>
      <w:r w:rsidR="00F47FB6">
        <w:rPr>
          <w:rFonts w:ascii="華康中黑體" w:hAnsi="華康中黑體"/>
        </w:rPr>
        <w:fldChar w:fldCharType="end"/>
      </w:r>
      <w:r w:rsidRPr="001E7A48">
        <w:rPr>
          <w:rFonts w:ascii="華康中黑體" w:hAnsi="華康中黑體" w:hint="eastAsia"/>
        </w:rPr>
        <w:t>)：</w:t>
      </w:r>
    </w:p>
    <w:p w14:paraId="730DBE4C" w14:textId="7443CE73" w:rsidR="001E7A48" w:rsidRDefault="001E7A48" w:rsidP="003D128F">
      <w:pPr>
        <w:pStyle w:val="ad"/>
        <w:widowControl w:val="0"/>
        <w:numPr>
          <w:ilvl w:val="0"/>
          <w:numId w:val="3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模板選擇：模板一到模板七。</w:t>
      </w:r>
    </w:p>
    <w:p w14:paraId="57E7CF6F" w14:textId="3ECFA3E7" w:rsidR="001E7A48" w:rsidRDefault="001E7A48" w:rsidP="003D128F">
      <w:pPr>
        <w:pStyle w:val="ad"/>
        <w:widowControl w:val="0"/>
        <w:numPr>
          <w:ilvl w:val="0"/>
          <w:numId w:val="3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系統設定</w:t>
      </w:r>
      <w:r w:rsidRPr="008756C3">
        <w:rPr>
          <w:rFonts w:ascii="Arial" w:hAnsi="Arial" w:cs="Arial" w:hint="eastAsia"/>
        </w:rPr>
        <w:t>：</w:t>
      </w:r>
      <w:bookmarkStart w:id="12" w:name="_Hlk144134688"/>
      <w:r w:rsidR="002044B2">
        <w:rPr>
          <w:rFonts w:ascii="Arial" w:hAnsi="Arial" w:cs="Arial" w:hint="eastAsia"/>
        </w:rPr>
        <w:t>列印設定區</w:t>
      </w:r>
      <w:bookmarkEnd w:id="12"/>
      <w:r w:rsidRPr="008756C3">
        <w:rPr>
          <w:rFonts w:ascii="Arial" w:hAnsi="Arial" w:cs="Arial" w:hint="eastAsia"/>
        </w:rPr>
        <w:t>。</w:t>
      </w:r>
    </w:p>
    <w:p w14:paraId="5AC25759" w14:textId="77777777" w:rsidR="00F47FB6" w:rsidRDefault="00C93BB0" w:rsidP="003D128F">
      <w:pPr>
        <w:pStyle w:val="ad"/>
        <w:widowControl w:val="0"/>
        <w:ind w:leftChars="0" w:left="360"/>
      </w:pPr>
      <w:commentRangeStart w:id="13"/>
      <w:commentRangeEnd w:id="13"/>
      <w:r>
        <w:rPr>
          <w:rStyle w:val="af0"/>
        </w:rPr>
        <w:commentReference w:id="13"/>
      </w:r>
      <w:r w:rsidR="00256A3D" w:rsidRPr="00256A3D">
        <w:rPr>
          <w:rFonts w:ascii="Arial" w:hAnsi="Arial" w:cs="Arial"/>
          <w:noProof/>
        </w:rPr>
        <w:drawing>
          <wp:inline distT="0" distB="0" distL="0" distR="0" wp14:anchorId="755F410F" wp14:editId="75C94603">
            <wp:extent cx="5274310" cy="39325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915B" w14:textId="7368322A" w:rsidR="002039CE" w:rsidRPr="00F47FB6" w:rsidRDefault="00F47FB6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14" w:name="_Ref144284313"/>
      <w:bookmarkStart w:id="15" w:name="_Ref144284304"/>
      <w:r w:rsidRPr="00F47FB6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F47FB6">
        <w:rPr>
          <w:rFonts w:ascii="華康中黑體" w:hAnsi="華康中黑體" w:cs="華康中黑體"/>
          <w:sz w:val="24"/>
          <w:szCs w:val="24"/>
        </w:rPr>
        <w:fldChar w:fldCharType="begin"/>
      </w:r>
      <w:r w:rsidRPr="00F47FB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47FB6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F47FB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47FB6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</w:t>
      </w:r>
      <w:r w:rsidRPr="00F47FB6">
        <w:rPr>
          <w:rFonts w:ascii="華康中黑體" w:hAnsi="華康中黑體" w:cs="華康中黑體"/>
          <w:sz w:val="24"/>
          <w:szCs w:val="24"/>
        </w:rPr>
        <w:fldChar w:fldCharType="end"/>
      </w:r>
      <w:bookmarkEnd w:id="14"/>
      <w:r w:rsidRPr="00F47FB6">
        <w:rPr>
          <w:rFonts w:ascii="華康中黑體" w:hAnsi="華康中黑體" w:cs="華康中黑體" w:hint="eastAsia"/>
          <w:sz w:val="24"/>
          <w:szCs w:val="24"/>
        </w:rPr>
        <w:t xml:space="preserve"> </w:t>
      </w:r>
      <w:proofErr w:type="gramStart"/>
      <w:r w:rsidRPr="00F47FB6">
        <w:rPr>
          <w:rFonts w:ascii="華康中黑體" w:hAnsi="華康中黑體" w:cs="華康中黑體" w:hint="eastAsia"/>
          <w:sz w:val="24"/>
          <w:szCs w:val="24"/>
        </w:rPr>
        <w:t>嘜</w:t>
      </w:r>
      <w:proofErr w:type="gramEnd"/>
      <w:r w:rsidRPr="00F47FB6">
        <w:rPr>
          <w:rFonts w:ascii="華康中黑體" w:hAnsi="華康中黑體" w:cs="華康中黑體" w:hint="eastAsia"/>
          <w:sz w:val="24"/>
          <w:szCs w:val="24"/>
        </w:rPr>
        <w:t>頭標籤系統首頁</w:t>
      </w:r>
      <w:bookmarkEnd w:id="15"/>
    </w:p>
    <w:p w14:paraId="3ECFB3DA" w14:textId="73041D4C" w:rsidR="002039CE" w:rsidRPr="00F66BFC" w:rsidRDefault="00822606">
      <w:pPr>
        <w:pStyle w:val="2"/>
        <w:keepNext w:val="0"/>
        <w:widowControl w:val="0"/>
        <w:numPr>
          <w:ilvl w:val="1"/>
          <w:numId w:val="4"/>
        </w:numPr>
        <w:spacing w:line="360" w:lineRule="auto"/>
        <w:pPrChange w:id="16" w:author="Odin Weng" w:date="2023-08-30T09:46:00Z">
          <w:pPr>
            <w:pStyle w:val="2"/>
            <w:keepNext w:val="0"/>
            <w:widowControl w:val="0"/>
            <w:numPr>
              <w:ilvl w:val="1"/>
              <w:numId w:val="4"/>
            </w:numPr>
            <w:ind w:left="492" w:hanging="492"/>
          </w:pPr>
        </w:pPrChange>
      </w:pPr>
      <w:bookmarkStart w:id="17" w:name="_Toc144293868"/>
      <w:r w:rsidRPr="00F66BFC">
        <w:rPr>
          <w:rFonts w:hint="eastAsia"/>
        </w:rPr>
        <w:t>列印設定區</w:t>
      </w:r>
      <w:bookmarkEnd w:id="17"/>
    </w:p>
    <w:p w14:paraId="44B9E0F6" w14:textId="77777777" w:rsidR="00822606" w:rsidRPr="00093592" w:rsidRDefault="00822606">
      <w:pPr>
        <w:pStyle w:val="3"/>
        <w:keepNext w:val="0"/>
        <w:widowControl w:val="0"/>
        <w:spacing w:line="360" w:lineRule="auto"/>
        <w:pPrChange w:id="18" w:author="Odin Weng" w:date="2023-08-30T09:46:00Z">
          <w:pPr>
            <w:pStyle w:val="3"/>
            <w:keepNext w:val="0"/>
            <w:widowControl w:val="0"/>
          </w:pPr>
        </w:pPrChange>
      </w:pPr>
      <w:bookmarkStart w:id="19" w:name="_Toc397412595"/>
      <w:bookmarkStart w:id="20" w:name="_Toc144293869"/>
      <w:r w:rsidRPr="00F66BFC">
        <w:rPr>
          <w:rFonts w:cs="Arial"/>
        </w:rPr>
        <w:t>1.2.1</w:t>
      </w:r>
      <w:r w:rsidRPr="00093592">
        <w:t xml:space="preserve"> </w:t>
      </w:r>
      <w:r w:rsidRPr="00093592">
        <w:rPr>
          <w:rFonts w:hint="eastAsia"/>
        </w:rPr>
        <w:t>概述</w:t>
      </w:r>
      <w:bookmarkEnd w:id="19"/>
      <w:bookmarkEnd w:id="20"/>
    </w:p>
    <w:p w14:paraId="17BAC429" w14:textId="3D9D774D" w:rsidR="00822606" w:rsidRDefault="00822606" w:rsidP="003D128F">
      <w:pPr>
        <w:widowControl w:val="0"/>
        <w:rPr>
          <w:rFonts w:ascii="Arial" w:hAnsi="Arial" w:cs="Arial"/>
        </w:rPr>
      </w:pPr>
      <w:r>
        <w:tab/>
      </w:r>
      <w:r w:rsidR="00024ADD" w:rsidRPr="00024ADD">
        <w:rPr>
          <w:rFonts w:hint="eastAsia"/>
        </w:rPr>
        <w:t>列印設定區是一個可互動的界面，讓使用者選擇目標印表機和</w:t>
      </w:r>
      <w:r w:rsidR="002452FC">
        <w:rPr>
          <w:rFonts w:hint="eastAsia"/>
        </w:rPr>
        <w:t>重複列印</w:t>
      </w:r>
      <w:commentRangeStart w:id="21"/>
      <w:r w:rsidR="00E366EC">
        <w:rPr>
          <w:rFonts w:hint="eastAsia"/>
        </w:rPr>
        <w:t>相同</w:t>
      </w:r>
      <w:commentRangeEnd w:id="21"/>
      <w:r w:rsidR="002452FC">
        <w:rPr>
          <w:rFonts w:hint="eastAsia"/>
        </w:rPr>
        <w:t>標籤</w:t>
      </w:r>
      <w:r w:rsidR="00871624">
        <w:rPr>
          <w:rFonts w:hint="eastAsia"/>
        </w:rPr>
        <w:t>的數量</w:t>
      </w:r>
      <w:r w:rsidR="00C93BB0">
        <w:rPr>
          <w:rStyle w:val="af0"/>
        </w:rPr>
        <w:commentReference w:id="21"/>
      </w:r>
      <w:r w:rsidR="00024ADD" w:rsidRPr="00024ADD">
        <w:rPr>
          <w:rFonts w:hint="eastAsia"/>
        </w:rPr>
        <w:t>（</w:t>
      </w:r>
      <w:r w:rsidR="00AC1BA3">
        <w:fldChar w:fldCharType="begin"/>
      </w:r>
      <w:r w:rsidR="00AC1BA3">
        <w:instrText xml:space="preserve"> </w:instrText>
      </w:r>
      <w:r w:rsidR="00AC1BA3">
        <w:rPr>
          <w:rFonts w:hint="eastAsia"/>
        </w:rPr>
        <w:instrText>REF _Ref144284666 \h</w:instrText>
      </w:r>
      <w:r w:rsidR="00AC1BA3">
        <w:instrText xml:space="preserve"> </w:instrText>
      </w:r>
      <w:r w:rsidR="00AC1BA3">
        <w:fldChar w:fldCharType="separate"/>
      </w:r>
      <w:r w:rsidR="00AC1BA3" w:rsidRPr="00AC1BA3">
        <w:rPr>
          <w:rFonts w:ascii="華康中黑體" w:hAnsi="華康中黑體" w:cs="華康中黑體" w:hint="eastAsia"/>
          <w:szCs w:val="24"/>
        </w:rPr>
        <w:t>圖</w:t>
      </w:r>
      <w:r w:rsidR="00AC1BA3">
        <w:rPr>
          <w:rFonts w:ascii="華康中黑體" w:hAnsi="華康中黑體" w:cs="華康中黑體" w:hint="eastAsia"/>
          <w:szCs w:val="24"/>
        </w:rPr>
        <w:t>2</w:t>
      </w:r>
      <w:r w:rsidR="00AC1BA3">
        <w:rPr>
          <w:rFonts w:hint="eastAsia"/>
        </w:rPr>
        <w:t>上</w:t>
      </w:r>
      <w:r w:rsidR="00AC1BA3">
        <w:fldChar w:fldCharType="end"/>
      </w:r>
      <w:r w:rsidR="00024ADD" w:rsidRPr="00024ADD">
        <w:rPr>
          <w:rFonts w:hint="eastAsia"/>
        </w:rPr>
        <w:t>）</w:t>
      </w:r>
      <w:r w:rsidR="006D0D25">
        <w:rPr>
          <w:rFonts w:hint="eastAsia"/>
        </w:rPr>
        <w:t>，若同標籤列印數量設為</w:t>
      </w:r>
      <w:r w:rsidR="006D0D25">
        <w:rPr>
          <w:rFonts w:hint="eastAsia"/>
        </w:rPr>
        <w:t>2</w:t>
      </w:r>
      <w:r w:rsidR="006D0D25">
        <w:rPr>
          <w:rFonts w:hint="eastAsia"/>
        </w:rPr>
        <w:t>，則每次列印時，每一標籤都會</w:t>
      </w:r>
      <w:r w:rsidR="006D0D25">
        <w:rPr>
          <w:rFonts w:hint="eastAsia"/>
        </w:rPr>
        <w:lastRenderedPageBreak/>
        <w:t>重複列印</w:t>
      </w:r>
      <w:r w:rsidR="006D0D25">
        <w:rPr>
          <w:rFonts w:hint="eastAsia"/>
        </w:rPr>
        <w:t>2</w:t>
      </w:r>
      <w:r w:rsidR="006D0D25">
        <w:rPr>
          <w:rFonts w:hint="eastAsia"/>
        </w:rPr>
        <w:t>次</w:t>
      </w:r>
      <w:r w:rsidR="006D0D25">
        <w:rPr>
          <w:rFonts w:hint="eastAsia"/>
        </w:rPr>
        <w:t>(</w:t>
      </w:r>
      <w:r w:rsidR="006D0D25">
        <w:fldChar w:fldCharType="begin"/>
      </w:r>
      <w:r w:rsidR="006D0D25">
        <w:instrText xml:space="preserve"> </w:instrText>
      </w:r>
      <w:r w:rsidR="006D0D25">
        <w:rPr>
          <w:rFonts w:hint="eastAsia"/>
        </w:rPr>
        <w:instrText>REF _Ref144286741 \h</w:instrText>
      </w:r>
      <w:r w:rsidR="006D0D25">
        <w:instrText xml:space="preserve"> </w:instrText>
      </w:r>
      <w:r w:rsidR="006D0D25">
        <w:fldChar w:fldCharType="separate"/>
      </w:r>
      <w:r w:rsidR="006D0D25" w:rsidRPr="006D0D25">
        <w:rPr>
          <w:rFonts w:ascii="華康中黑體" w:hAnsi="華康中黑體" w:cs="華康中黑體" w:hint="eastAsia"/>
          <w:szCs w:val="24"/>
        </w:rPr>
        <w:t>圖</w:t>
      </w:r>
      <w:r w:rsidR="006D0D25" w:rsidRPr="006D0D25">
        <w:rPr>
          <w:rFonts w:ascii="華康中黑體" w:hAnsi="華康中黑體" w:cs="華康中黑體"/>
          <w:noProof/>
          <w:szCs w:val="24"/>
        </w:rPr>
        <w:t>3</w:t>
      </w:r>
      <w:r w:rsidR="006D0D25">
        <w:fldChar w:fldCharType="end"/>
      </w:r>
      <w:r w:rsidR="006D0D25">
        <w:rPr>
          <w:rFonts w:hint="eastAsia"/>
        </w:rPr>
        <w:t>)</w:t>
      </w:r>
      <w:r w:rsidR="00024ADD" w:rsidRPr="00024ADD">
        <w:rPr>
          <w:rFonts w:hint="eastAsia"/>
        </w:rPr>
        <w:t>。透過選取印表機和儲存（</w:t>
      </w:r>
      <w:r w:rsidR="00AC1BA3">
        <w:fldChar w:fldCharType="begin"/>
      </w:r>
      <w:r w:rsidR="00AC1BA3">
        <w:instrText xml:space="preserve"> </w:instrText>
      </w:r>
      <w:r w:rsidR="00AC1BA3">
        <w:rPr>
          <w:rFonts w:hint="eastAsia"/>
        </w:rPr>
        <w:instrText>REF _Ref144284666 \h</w:instrText>
      </w:r>
      <w:r w:rsidR="00AC1BA3">
        <w:instrText xml:space="preserve"> </w:instrText>
      </w:r>
      <w:r w:rsidR="00AC1BA3">
        <w:fldChar w:fldCharType="separate"/>
      </w:r>
      <w:r w:rsidR="00AC1BA3" w:rsidRPr="00AC1BA3">
        <w:rPr>
          <w:rFonts w:ascii="華康中黑體" w:hAnsi="華康中黑體" w:cs="華康中黑體" w:hint="eastAsia"/>
          <w:szCs w:val="24"/>
        </w:rPr>
        <w:t>圖</w:t>
      </w:r>
      <w:r w:rsidR="00AC1BA3">
        <w:rPr>
          <w:rFonts w:ascii="華康中黑體" w:hAnsi="華康中黑體" w:cs="華康中黑體" w:hint="eastAsia"/>
          <w:noProof/>
          <w:szCs w:val="24"/>
        </w:rPr>
        <w:t>2下</w:t>
      </w:r>
      <w:r w:rsidR="00AC1BA3">
        <w:fldChar w:fldCharType="end"/>
      </w:r>
      <w:r w:rsidR="00024ADD" w:rsidRPr="00024ADD">
        <w:rPr>
          <w:rFonts w:hint="eastAsia"/>
        </w:rPr>
        <w:t>），使用者可以輕鬆完成列印預設配置。如果使用者沒有找到所需的印表機，也可以</w:t>
      </w:r>
      <w:r w:rsidR="00024ADD">
        <w:rPr>
          <w:rFonts w:hint="eastAsia"/>
        </w:rPr>
        <w:t>透過</w:t>
      </w:r>
      <w:r w:rsidR="00024ADD" w:rsidRPr="00024ADD">
        <w:rPr>
          <w:rFonts w:hint="eastAsia"/>
        </w:rPr>
        <w:t>點擊「重新整理」按鈕（</w:t>
      </w:r>
      <w:r w:rsidR="00871624">
        <w:fldChar w:fldCharType="begin"/>
      </w:r>
      <w:r w:rsidR="00871624">
        <w:instrText xml:space="preserve"> </w:instrText>
      </w:r>
      <w:r w:rsidR="00871624">
        <w:rPr>
          <w:rFonts w:hint="eastAsia"/>
        </w:rPr>
        <w:instrText>REF _Ref144284666 \h</w:instrText>
      </w:r>
      <w:r w:rsidR="00871624">
        <w:instrText xml:space="preserve"> </w:instrText>
      </w:r>
      <w:r w:rsidR="00871624">
        <w:fldChar w:fldCharType="separate"/>
      </w:r>
      <w:r w:rsidR="00871624" w:rsidRPr="00AC1BA3">
        <w:rPr>
          <w:rFonts w:ascii="華康中黑體" w:hAnsi="華康中黑體" w:cs="華康中黑體" w:hint="eastAsia"/>
          <w:szCs w:val="24"/>
        </w:rPr>
        <w:t>圖</w:t>
      </w:r>
      <w:r w:rsidR="00871624">
        <w:rPr>
          <w:rFonts w:ascii="華康中黑體" w:hAnsi="華康中黑體" w:cs="華康中黑體" w:hint="eastAsia"/>
          <w:noProof/>
          <w:szCs w:val="24"/>
        </w:rPr>
        <w:t>2下</w:t>
      </w:r>
      <w:r w:rsidR="00871624">
        <w:fldChar w:fldCharType="end"/>
      </w:r>
      <w:r w:rsidR="00024ADD" w:rsidRPr="00024ADD">
        <w:rPr>
          <w:rFonts w:hint="eastAsia"/>
        </w:rPr>
        <w:t>）以更新印表機列表</w:t>
      </w:r>
      <w:r w:rsidR="00506A26">
        <w:rPr>
          <w:rFonts w:hint="eastAsia"/>
        </w:rPr>
        <w:t>，若未出現</w:t>
      </w:r>
      <w:r w:rsidR="00506A26" w:rsidRPr="00E11037">
        <w:t>EPSON LQ-690CII ESC/P2</w:t>
      </w:r>
      <w:r w:rsidR="00506A26">
        <w:rPr>
          <w:rFonts w:hint="eastAsia"/>
        </w:rPr>
        <w:t>，代表尚未連接印表機，請在連接印表機一段時間後，點選重新整理。</w:t>
      </w:r>
    </w:p>
    <w:p w14:paraId="19091B44" w14:textId="647536E9" w:rsidR="00545911" w:rsidRDefault="009077A7" w:rsidP="003D128F">
      <w:pPr>
        <w:widowControl w:val="0"/>
        <w:rPr>
          <w:rFonts w:ascii="Arial" w:hAnsi="Arial" w:cs="Arial"/>
        </w:rPr>
      </w:pPr>
      <w:r w:rsidRPr="009077A7">
        <w:rPr>
          <w:rFonts w:ascii="Arial" w:hAnsi="Arial" w:cs="Arial"/>
          <w:noProof/>
        </w:rPr>
        <w:drawing>
          <wp:inline distT="0" distB="0" distL="0" distR="0" wp14:anchorId="7FC8840C" wp14:editId="4A7EC6C8">
            <wp:extent cx="2606266" cy="495343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A45A" w14:textId="77777777" w:rsidR="00AC1BA3" w:rsidRDefault="00C66427" w:rsidP="003D128F">
      <w:pPr>
        <w:widowControl w:val="0"/>
      </w:pPr>
      <w:r w:rsidRPr="00C66427">
        <w:rPr>
          <w:rFonts w:ascii="Arial" w:hAnsi="Arial" w:cs="Arial"/>
          <w:noProof/>
        </w:rPr>
        <w:drawing>
          <wp:inline distT="0" distB="0" distL="0" distR="0" wp14:anchorId="75626CEF" wp14:editId="0C6A9246">
            <wp:extent cx="5274310" cy="132905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BAD3" w14:textId="08156527" w:rsidR="00545911" w:rsidRDefault="00AC1BA3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22" w:name="_Ref144284666"/>
      <w:bookmarkStart w:id="23" w:name="_Ref144284706"/>
      <w:r w:rsidRPr="00AC1BA3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AC1BA3">
        <w:rPr>
          <w:rFonts w:ascii="華康中黑體" w:hAnsi="華康中黑體" w:cs="華康中黑體"/>
          <w:sz w:val="24"/>
          <w:szCs w:val="24"/>
        </w:rPr>
        <w:fldChar w:fldCharType="begin"/>
      </w:r>
      <w:r w:rsidRPr="00AC1BA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C1BA3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AC1BA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C1BA3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2</w:t>
      </w:r>
      <w:r w:rsidRPr="00AC1BA3">
        <w:rPr>
          <w:rFonts w:ascii="華康中黑體" w:hAnsi="華康中黑體" w:cs="華康中黑體"/>
          <w:sz w:val="24"/>
          <w:szCs w:val="24"/>
        </w:rPr>
        <w:fldChar w:fldCharType="end"/>
      </w:r>
      <w:bookmarkEnd w:id="22"/>
      <w:r w:rsidRPr="00AC1BA3">
        <w:rPr>
          <w:rFonts w:ascii="華康中黑體" w:hAnsi="華康中黑體" w:cs="華康中黑體" w:hint="eastAsia"/>
          <w:sz w:val="24"/>
          <w:szCs w:val="24"/>
        </w:rPr>
        <w:t xml:space="preserve"> </w:t>
      </w:r>
      <w:r w:rsidR="00C75BAE">
        <w:rPr>
          <w:rFonts w:ascii="華康中黑體" w:hAnsi="華康中黑體" w:cs="華康中黑體" w:hint="eastAsia"/>
          <w:sz w:val="24"/>
          <w:szCs w:val="24"/>
        </w:rPr>
        <w:t>每一標籤</w:t>
      </w:r>
      <w:r w:rsidRPr="00AC1BA3">
        <w:rPr>
          <w:rFonts w:ascii="華康中黑體" w:hAnsi="華康中黑體" w:cs="華康中黑體" w:hint="eastAsia"/>
          <w:sz w:val="24"/>
          <w:szCs w:val="24"/>
        </w:rPr>
        <w:t>列印數量及選取印表機</w:t>
      </w:r>
      <w:bookmarkEnd w:id="23"/>
    </w:p>
    <w:p w14:paraId="05CDA813" w14:textId="77777777" w:rsidR="006D0D25" w:rsidRDefault="006D0D25" w:rsidP="003D128F">
      <w:pPr>
        <w:widowControl w:val="0"/>
        <w:jc w:val="center"/>
      </w:pPr>
      <w:r>
        <w:rPr>
          <w:noProof/>
        </w:rPr>
        <w:drawing>
          <wp:inline distT="0" distB="0" distL="0" distR="0" wp14:anchorId="62155D21" wp14:editId="31A53787">
            <wp:extent cx="2849880" cy="3691188"/>
            <wp:effectExtent l="0" t="0" r="762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6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D937" w14:textId="303C9D5E" w:rsidR="006D0D25" w:rsidRPr="006D0D25" w:rsidRDefault="006D0D25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24" w:name="_Ref144286741"/>
      <w:r w:rsidRPr="006D0D25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6D0D25">
        <w:rPr>
          <w:rFonts w:ascii="華康中黑體" w:hAnsi="華康中黑體" w:cs="華康中黑體"/>
          <w:sz w:val="24"/>
          <w:szCs w:val="24"/>
        </w:rPr>
        <w:fldChar w:fldCharType="begin"/>
      </w:r>
      <w:r w:rsidRPr="006D0D25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6D0D25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6D0D25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6D0D25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3</w:t>
      </w:r>
      <w:r w:rsidRPr="006D0D25">
        <w:rPr>
          <w:rFonts w:ascii="華康中黑體" w:hAnsi="華康中黑體" w:cs="華康中黑體"/>
          <w:sz w:val="24"/>
          <w:szCs w:val="24"/>
        </w:rPr>
        <w:fldChar w:fldCharType="end"/>
      </w:r>
      <w:bookmarkEnd w:id="24"/>
      <w:r w:rsidRPr="006D0D25">
        <w:rPr>
          <w:rFonts w:ascii="華康中黑體" w:hAnsi="華康中黑體" w:cs="華康中黑體" w:hint="eastAsia"/>
          <w:sz w:val="24"/>
          <w:szCs w:val="24"/>
        </w:rPr>
        <w:t xml:space="preserve"> 同標籤列印數量範例</w:t>
      </w:r>
    </w:p>
    <w:p w14:paraId="56626D54" w14:textId="5D92C17A" w:rsidR="00545911" w:rsidRDefault="00A7051B">
      <w:pPr>
        <w:pStyle w:val="2"/>
        <w:keepNext w:val="0"/>
        <w:widowControl w:val="0"/>
        <w:spacing w:line="360" w:lineRule="auto"/>
        <w:rPr>
          <w:rFonts w:cs="Arial"/>
        </w:rPr>
        <w:pPrChange w:id="25" w:author="Odin Weng" w:date="2023-08-30T09:46:00Z">
          <w:pPr>
            <w:pStyle w:val="2"/>
            <w:keepNext w:val="0"/>
            <w:widowControl w:val="0"/>
          </w:pPr>
        </w:pPrChange>
      </w:pPr>
      <w:bookmarkStart w:id="26" w:name="_Toc144293870"/>
      <w:r w:rsidRPr="00A7051B">
        <w:rPr>
          <w:rFonts w:cs="Arial"/>
        </w:rPr>
        <w:lastRenderedPageBreak/>
        <w:t>1.3</w:t>
      </w:r>
      <w:r>
        <w:rPr>
          <w:rFonts w:cs="Arial" w:hint="eastAsia"/>
        </w:rPr>
        <w:t>模板區</w:t>
      </w:r>
      <w:bookmarkEnd w:id="26"/>
    </w:p>
    <w:p w14:paraId="0D4E806F" w14:textId="39A3333B" w:rsidR="00A7051B" w:rsidRDefault="00A7051B">
      <w:pPr>
        <w:pStyle w:val="3"/>
        <w:keepNext w:val="0"/>
        <w:widowControl w:val="0"/>
        <w:spacing w:line="360" w:lineRule="auto"/>
        <w:rPr>
          <w:rFonts w:cs="Arial"/>
        </w:rPr>
        <w:pPrChange w:id="27" w:author="Odin Weng" w:date="2023-08-30T09:46:00Z">
          <w:pPr>
            <w:pStyle w:val="3"/>
            <w:keepNext w:val="0"/>
            <w:widowControl w:val="0"/>
          </w:pPr>
        </w:pPrChange>
      </w:pPr>
      <w:bookmarkStart w:id="28" w:name="_Toc144293871"/>
      <w:r w:rsidRPr="00A7051B">
        <w:rPr>
          <w:rFonts w:cs="Arial"/>
        </w:rPr>
        <w:t>1.3.1</w:t>
      </w:r>
      <w:r w:rsidR="00506A26">
        <w:rPr>
          <w:rFonts w:cs="Arial" w:hint="eastAsia"/>
        </w:rPr>
        <w:t xml:space="preserve"> </w:t>
      </w:r>
      <w:r>
        <w:rPr>
          <w:rFonts w:cs="Arial" w:hint="eastAsia"/>
        </w:rPr>
        <w:t>概述</w:t>
      </w:r>
      <w:bookmarkEnd w:id="28"/>
    </w:p>
    <w:p w14:paraId="16001610" w14:textId="4A5AEC01" w:rsidR="0004411F" w:rsidRDefault="00A7051B" w:rsidP="003D128F">
      <w:pPr>
        <w:widowControl w:val="0"/>
      </w:pPr>
      <w:r>
        <w:tab/>
      </w:r>
      <w:r w:rsidRPr="00A7051B">
        <w:rPr>
          <w:rFonts w:hint="eastAsia"/>
        </w:rPr>
        <w:t>模板區</w:t>
      </w:r>
      <w:r w:rsidR="00BB4594" w:rsidRPr="00024ADD">
        <w:rPr>
          <w:rFonts w:hint="eastAsia"/>
        </w:rPr>
        <w:t>（</w:t>
      </w:r>
      <w:r w:rsidR="004F134F">
        <w:fldChar w:fldCharType="begin"/>
      </w:r>
      <w:r w:rsidR="004F134F">
        <w:instrText xml:space="preserve"> </w:instrText>
      </w:r>
      <w:r w:rsidR="004F134F">
        <w:rPr>
          <w:rFonts w:hint="eastAsia"/>
        </w:rPr>
        <w:instrText>REF _Ref144288284 \h</w:instrText>
      </w:r>
      <w:r w:rsidR="004F134F">
        <w:instrText xml:space="preserve"> </w:instrText>
      </w:r>
      <w:r w:rsidR="004F134F">
        <w:fldChar w:fldCharType="separate"/>
      </w:r>
      <w:r w:rsidR="004F134F" w:rsidRPr="00F167BC">
        <w:rPr>
          <w:rFonts w:ascii="華康中黑體" w:hAnsi="華康中黑體" w:cs="華康中黑體" w:hint="eastAsia"/>
          <w:szCs w:val="24"/>
        </w:rPr>
        <w:t xml:space="preserve">圖 </w:t>
      </w:r>
      <w:r w:rsidR="004F134F">
        <w:rPr>
          <w:rFonts w:ascii="華康中黑體" w:hAnsi="華康中黑體" w:cs="華康中黑體"/>
          <w:noProof/>
          <w:szCs w:val="24"/>
        </w:rPr>
        <w:t>4</w:t>
      </w:r>
      <w:r w:rsidR="004F134F">
        <w:fldChar w:fldCharType="end"/>
      </w:r>
      <w:r w:rsidR="00BB4594" w:rsidRPr="00024ADD">
        <w:rPr>
          <w:rFonts w:hint="eastAsia"/>
        </w:rPr>
        <w:t>）</w:t>
      </w:r>
      <w:r w:rsidRPr="00A7051B">
        <w:rPr>
          <w:rFonts w:hint="eastAsia"/>
        </w:rPr>
        <w:t>是一個專門用於管理列印和輸入列印資料的互動式界面。在這裡，</w:t>
      </w:r>
      <w:r w:rsidRPr="00024ADD">
        <w:rPr>
          <w:rFonts w:hint="eastAsia"/>
        </w:rPr>
        <w:t>使用者</w:t>
      </w:r>
      <w:r w:rsidRPr="00A7051B">
        <w:rPr>
          <w:rFonts w:hint="eastAsia"/>
        </w:rPr>
        <w:t>可以選擇不同的列印模板，並自行輸入或編輯需要列印的相關</w:t>
      </w:r>
      <w:commentRangeStart w:id="29"/>
      <w:r w:rsidRPr="00A7051B">
        <w:rPr>
          <w:rFonts w:hint="eastAsia"/>
        </w:rPr>
        <w:t>資料</w:t>
      </w:r>
      <w:commentRangeEnd w:id="29"/>
      <w:r w:rsidR="00C93BB0">
        <w:rPr>
          <w:rStyle w:val="af0"/>
        </w:rPr>
        <w:commentReference w:id="29"/>
      </w:r>
      <w:r w:rsidRPr="00A7051B">
        <w:rPr>
          <w:rFonts w:hint="eastAsia"/>
        </w:rPr>
        <w:t>。</w:t>
      </w:r>
    </w:p>
    <w:p w14:paraId="79EE512D" w14:textId="77777777" w:rsidR="009A7EB2" w:rsidRDefault="00106CF4" w:rsidP="003D128F">
      <w:pPr>
        <w:widowControl w:val="0"/>
        <w:jc w:val="center"/>
      </w:pPr>
      <w:r w:rsidRPr="00106CF4">
        <w:rPr>
          <w:noProof/>
        </w:rPr>
        <w:drawing>
          <wp:inline distT="0" distB="0" distL="0" distR="0" wp14:anchorId="63659498" wp14:editId="51BDFC89">
            <wp:extent cx="4572000" cy="3063289"/>
            <wp:effectExtent l="0" t="0" r="762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4"/>
                    <a:stretch/>
                  </pic:blipFill>
                  <pic:spPr bwMode="auto">
                    <a:xfrm>
                      <a:off x="0" y="0"/>
                      <a:ext cx="4572000" cy="306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BF7B" w14:textId="09E931F2" w:rsidR="00B61218" w:rsidRPr="00F167BC" w:rsidRDefault="009A7EB2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30" w:name="_Ref144288284"/>
      <w:r w:rsidRPr="00F167BC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F167BC">
        <w:rPr>
          <w:rFonts w:ascii="華康中黑體" w:hAnsi="華康中黑體" w:cs="華康中黑體"/>
          <w:sz w:val="24"/>
          <w:szCs w:val="24"/>
        </w:rPr>
        <w:fldChar w:fldCharType="begin"/>
      </w:r>
      <w:r w:rsidRPr="00F167B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167BC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F167B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167BC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4</w:t>
      </w:r>
      <w:r w:rsidRPr="00F167BC">
        <w:rPr>
          <w:rFonts w:ascii="華康中黑體" w:hAnsi="華康中黑體" w:cs="華康中黑體"/>
          <w:sz w:val="24"/>
          <w:szCs w:val="24"/>
        </w:rPr>
        <w:fldChar w:fldCharType="end"/>
      </w:r>
      <w:bookmarkEnd w:id="30"/>
      <w:r w:rsidRPr="00F167BC">
        <w:rPr>
          <w:rFonts w:ascii="華康中黑體" w:hAnsi="華康中黑體" w:cs="華康中黑體" w:hint="eastAsia"/>
          <w:sz w:val="24"/>
          <w:szCs w:val="24"/>
        </w:rPr>
        <w:t xml:space="preserve"> 模板區</w:t>
      </w:r>
    </w:p>
    <w:p w14:paraId="2CCCB852" w14:textId="7D9CE751" w:rsidR="00ED31C3" w:rsidRDefault="00ED31C3">
      <w:pPr>
        <w:pStyle w:val="3"/>
        <w:keepNext w:val="0"/>
        <w:widowControl w:val="0"/>
        <w:spacing w:line="360" w:lineRule="auto"/>
        <w:pPrChange w:id="31" w:author="Odin Weng" w:date="2023-08-30T09:46:00Z">
          <w:pPr>
            <w:pStyle w:val="3"/>
            <w:keepNext w:val="0"/>
            <w:widowControl w:val="0"/>
          </w:pPr>
        </w:pPrChange>
      </w:pPr>
      <w:bookmarkStart w:id="32" w:name="_Toc144293872"/>
      <w:r>
        <w:rPr>
          <w:rFonts w:hint="eastAsia"/>
        </w:rPr>
        <w:t xml:space="preserve">1.3.2 </w:t>
      </w:r>
      <w:r>
        <w:rPr>
          <w:rFonts w:hint="eastAsia"/>
        </w:rPr>
        <w:t>操作說明</w:t>
      </w:r>
      <w:bookmarkEnd w:id="32"/>
    </w:p>
    <w:p w14:paraId="07631274" w14:textId="7184F439" w:rsidR="00ED31C3" w:rsidRDefault="00ED31C3" w:rsidP="003D128F">
      <w:pPr>
        <w:widowControl w:val="0"/>
      </w:pPr>
      <w:r>
        <w:tab/>
      </w:r>
      <w:r w:rsidR="009A7EB2" w:rsidRPr="009A7EB2">
        <w:rPr>
          <w:rFonts w:hint="eastAsia"/>
        </w:rPr>
        <w:t>在</w:t>
      </w:r>
      <w:r w:rsidR="009A7EB2" w:rsidRPr="00A7051B">
        <w:rPr>
          <w:rFonts w:hint="eastAsia"/>
        </w:rPr>
        <w:t>模板區</w:t>
      </w:r>
      <w:r w:rsidR="009A7EB2">
        <w:rPr>
          <w:rFonts w:hint="eastAsia"/>
        </w:rPr>
        <w:t>中</w:t>
      </w:r>
      <w:r w:rsidR="009A7EB2" w:rsidRPr="009A7EB2">
        <w:rPr>
          <w:rFonts w:hint="eastAsia"/>
        </w:rPr>
        <w:t>，使用者會看到一張樣本圖片（</w:t>
      </w:r>
      <w:r w:rsidR="00F167BC">
        <w:fldChar w:fldCharType="begin"/>
      </w:r>
      <w:r w:rsidR="00F167BC">
        <w:instrText xml:space="preserve"> </w:instrText>
      </w:r>
      <w:r w:rsidR="00F167BC">
        <w:rPr>
          <w:rFonts w:hint="eastAsia"/>
        </w:rPr>
        <w:instrText>REF _Ref144288284 \h</w:instrText>
      </w:r>
      <w:r w:rsidR="00F167BC">
        <w:instrText xml:space="preserve"> </w:instrText>
      </w:r>
      <w:r w:rsidR="00F167BC">
        <w:fldChar w:fldCharType="separate"/>
      </w:r>
      <w:r w:rsidR="00F167BC" w:rsidRPr="00F167BC">
        <w:rPr>
          <w:rFonts w:ascii="華康中黑體" w:hAnsi="華康中黑體" w:cs="華康中黑體" w:hint="eastAsia"/>
          <w:szCs w:val="24"/>
        </w:rPr>
        <w:t>圖</w:t>
      </w:r>
      <w:r w:rsidR="00F167BC">
        <w:rPr>
          <w:rFonts w:ascii="華康中黑體" w:hAnsi="華康中黑體" w:cs="華康中黑體" w:hint="eastAsia"/>
          <w:noProof/>
          <w:szCs w:val="24"/>
        </w:rPr>
        <w:t>4的左側部分</w:t>
      </w:r>
      <w:r w:rsidR="00F167BC">
        <w:fldChar w:fldCharType="end"/>
      </w:r>
      <w:r w:rsidR="009A7EB2" w:rsidRPr="009A7EB2">
        <w:rPr>
          <w:rFonts w:hint="eastAsia"/>
        </w:rPr>
        <w:t>）。</w:t>
      </w:r>
      <w:r w:rsidR="00AA0485" w:rsidRPr="00AA0485">
        <w:rPr>
          <w:rFonts w:hint="eastAsia"/>
        </w:rPr>
        <w:t>這張樣本圖片的目的是為了讓使用者了解在輸入標籤內容</w:t>
      </w:r>
      <w:r w:rsidR="009A7EB2">
        <w:rPr>
          <w:rFonts w:hint="eastAsia"/>
        </w:rPr>
        <w:t>(</w:t>
      </w:r>
      <w:r w:rsidR="00F167BC">
        <w:fldChar w:fldCharType="begin"/>
      </w:r>
      <w:r w:rsidR="00F167BC">
        <w:instrText xml:space="preserve"> </w:instrText>
      </w:r>
      <w:r w:rsidR="00F167BC">
        <w:rPr>
          <w:rFonts w:hint="eastAsia"/>
        </w:rPr>
        <w:instrText>REF _Ref144288284 \h</w:instrText>
      </w:r>
      <w:r w:rsidR="00F167BC">
        <w:instrText xml:space="preserve"> </w:instrText>
      </w:r>
      <w:r w:rsidR="00F167BC">
        <w:fldChar w:fldCharType="separate"/>
      </w:r>
      <w:r w:rsidR="00F167BC" w:rsidRPr="00F167BC">
        <w:rPr>
          <w:rFonts w:ascii="華康中黑體" w:hAnsi="華康中黑體" w:cs="華康中黑體" w:hint="eastAsia"/>
          <w:szCs w:val="24"/>
        </w:rPr>
        <w:t>圖</w:t>
      </w:r>
      <w:r w:rsidR="00F167BC">
        <w:rPr>
          <w:rFonts w:ascii="華康中黑體" w:hAnsi="華康中黑體" w:cs="華康中黑體" w:hint="eastAsia"/>
          <w:noProof/>
          <w:szCs w:val="24"/>
        </w:rPr>
        <w:t>4的右側部分</w:t>
      </w:r>
      <w:r w:rsidR="00F167BC">
        <w:fldChar w:fldCharType="end"/>
      </w:r>
      <w:r w:rsidR="009A7EB2">
        <w:rPr>
          <w:rFonts w:hint="eastAsia"/>
        </w:rPr>
        <w:t>)</w:t>
      </w:r>
      <w:r w:rsidR="00AA0485" w:rsidRPr="00AA0485">
        <w:rPr>
          <w:rFonts w:hint="eastAsia"/>
        </w:rPr>
        <w:t xml:space="preserve"> </w:t>
      </w:r>
      <w:r w:rsidR="00AA0485" w:rsidRPr="00AA0485">
        <w:rPr>
          <w:rFonts w:hint="eastAsia"/>
        </w:rPr>
        <w:t>後，這些內容將會被列印到模板的哪</w:t>
      </w:r>
      <w:proofErr w:type="gramStart"/>
      <w:r w:rsidR="00AA0485" w:rsidRPr="00AA0485">
        <w:rPr>
          <w:rFonts w:hint="eastAsia"/>
        </w:rPr>
        <w:t>個</w:t>
      </w:r>
      <w:proofErr w:type="gramEnd"/>
      <w:r w:rsidR="00AA0485" w:rsidRPr="00AA0485">
        <w:rPr>
          <w:rFonts w:hint="eastAsia"/>
        </w:rPr>
        <w:t>位置。</w:t>
      </w:r>
      <w:r w:rsidR="00AA0485">
        <w:rPr>
          <w:rFonts w:hint="eastAsia"/>
        </w:rPr>
        <w:t>首先，在</w:t>
      </w:r>
      <w:r w:rsidR="00AA0485" w:rsidRPr="00AA0485">
        <w:rPr>
          <w:rFonts w:hint="eastAsia"/>
        </w:rPr>
        <w:t>指定的輸入區域內輸入想要列印的文字</w:t>
      </w:r>
      <w:r w:rsidRPr="00ED31C3">
        <w:rPr>
          <w:rFonts w:hint="eastAsia"/>
        </w:rPr>
        <w:t>，然後</w:t>
      </w:r>
      <w:r w:rsidR="00724A7C">
        <w:rPr>
          <w:rFonts w:hint="eastAsia"/>
        </w:rPr>
        <w:t>參考</w:t>
      </w:r>
      <w:r w:rsidR="00724A7C">
        <w:fldChar w:fldCharType="begin"/>
      </w:r>
      <w:r w:rsidR="00724A7C">
        <w:instrText xml:space="preserve"> </w:instrText>
      </w:r>
      <w:r w:rsidR="00724A7C">
        <w:rPr>
          <w:rFonts w:hint="eastAsia"/>
        </w:rPr>
        <w:instrText>REF _Ref144300877 \h</w:instrText>
      </w:r>
      <w:r w:rsidR="00724A7C">
        <w:instrText xml:space="preserve"> </w:instrText>
      </w:r>
      <w:r w:rsidR="00724A7C">
        <w:fldChar w:fldCharType="separate"/>
      </w:r>
      <w:r w:rsidR="00724A7C" w:rsidRPr="00724A7C">
        <w:rPr>
          <w:rFonts w:ascii="華康中黑體" w:hAnsi="華康中黑體" w:cs="華康中黑體" w:hint="eastAsia"/>
          <w:szCs w:val="24"/>
        </w:rPr>
        <w:t>圖</w:t>
      </w:r>
      <w:r w:rsidR="00724A7C" w:rsidRPr="00724A7C">
        <w:rPr>
          <w:rFonts w:ascii="華康中黑體" w:hAnsi="華康中黑體" w:cs="華康中黑體"/>
          <w:noProof/>
          <w:szCs w:val="24"/>
        </w:rPr>
        <w:t>6</w:t>
      </w:r>
      <w:r w:rsidR="00724A7C">
        <w:fldChar w:fldCharType="end"/>
      </w:r>
      <w:r w:rsidR="00724A7C">
        <w:rPr>
          <w:rFonts w:hint="eastAsia"/>
        </w:rPr>
        <w:t>，</w:t>
      </w:r>
      <w:r w:rsidRPr="00ED31C3">
        <w:rPr>
          <w:rFonts w:hint="eastAsia"/>
        </w:rPr>
        <w:t>透過</w:t>
      </w:r>
      <w:r w:rsidR="00A92AB1">
        <w:rPr>
          <w:rFonts w:hint="eastAsia"/>
        </w:rPr>
        <w:t>點擊</w:t>
      </w:r>
      <w:r w:rsidR="00A92AB1">
        <w:rPr>
          <w:rFonts w:ascii="華康中黑體" w:hAnsi="華康中黑體" w:cs="華康中黑體" w:hint="eastAsia"/>
        </w:rPr>
        <w:t>「</w:t>
      </w:r>
      <w:commentRangeStart w:id="33"/>
      <w:r w:rsidRPr="00ED31C3">
        <w:rPr>
          <w:rFonts w:hint="eastAsia"/>
        </w:rPr>
        <w:t>列印預覽</w:t>
      </w:r>
      <w:commentRangeEnd w:id="33"/>
      <w:r w:rsidR="00C93BB0">
        <w:rPr>
          <w:rStyle w:val="af0"/>
        </w:rPr>
        <w:commentReference w:id="33"/>
      </w:r>
      <w:r w:rsidR="00A92AB1">
        <w:rPr>
          <w:rFonts w:ascii="華康中黑體" w:hAnsi="華康中黑體" w:cs="華康中黑體" w:hint="eastAsia"/>
        </w:rPr>
        <w:t>」</w:t>
      </w:r>
      <w:r w:rsidRPr="00ED31C3">
        <w:rPr>
          <w:rFonts w:hint="eastAsia"/>
        </w:rPr>
        <w:t>可以查看即將列印出來的標籤樣貌</w:t>
      </w:r>
      <w:r w:rsidR="00F167BC">
        <w:rPr>
          <w:rFonts w:hint="eastAsia"/>
        </w:rPr>
        <w:t>(</w:t>
      </w:r>
      <w:r w:rsidR="00F167BC">
        <w:fldChar w:fldCharType="begin"/>
      </w:r>
      <w:r w:rsidR="00F167BC">
        <w:instrText xml:space="preserve"> </w:instrText>
      </w:r>
      <w:r w:rsidR="00F167BC">
        <w:rPr>
          <w:rFonts w:hint="eastAsia"/>
        </w:rPr>
        <w:instrText>REF _Ref144288659 \h</w:instrText>
      </w:r>
      <w:r w:rsidR="00F167BC">
        <w:instrText xml:space="preserve"> </w:instrText>
      </w:r>
      <w:r w:rsidR="00F167BC">
        <w:fldChar w:fldCharType="separate"/>
      </w:r>
      <w:r w:rsidR="00F167BC">
        <w:rPr>
          <w:rFonts w:ascii="華康中黑體" w:hAnsi="華康中黑體" w:cs="華康中黑體" w:hint="eastAsia"/>
          <w:szCs w:val="24"/>
        </w:rPr>
        <w:t>如圖</w:t>
      </w:r>
      <w:r w:rsidR="00F167BC" w:rsidRPr="00F167BC">
        <w:rPr>
          <w:rFonts w:ascii="華康中黑體" w:hAnsi="華康中黑體" w:cs="華康中黑體"/>
          <w:noProof/>
          <w:szCs w:val="24"/>
        </w:rPr>
        <w:t>5</w:t>
      </w:r>
      <w:r w:rsidR="00F167BC">
        <w:fldChar w:fldCharType="end"/>
      </w:r>
      <w:r w:rsidR="00F167BC">
        <w:rPr>
          <w:rFonts w:hint="eastAsia"/>
        </w:rPr>
        <w:t>)</w:t>
      </w:r>
      <w:r w:rsidRPr="00ED31C3">
        <w:rPr>
          <w:rFonts w:hint="eastAsia"/>
        </w:rPr>
        <w:t>，確保所有設定都正確。透過</w:t>
      </w:r>
      <w:r w:rsidR="00A92AB1">
        <w:rPr>
          <w:rFonts w:hint="eastAsia"/>
        </w:rPr>
        <w:t>點擊</w:t>
      </w:r>
      <w:r w:rsidR="00A92AB1">
        <w:rPr>
          <w:rFonts w:ascii="華康中黑體" w:hAnsi="華康中黑體" w:cs="華康中黑體" w:hint="eastAsia"/>
        </w:rPr>
        <w:t>「</w:t>
      </w:r>
      <w:r w:rsidR="00A92AB1">
        <w:rPr>
          <w:rFonts w:hint="eastAsia"/>
        </w:rPr>
        <w:t>提交</w:t>
      </w:r>
      <w:r w:rsidR="00A92AB1">
        <w:rPr>
          <w:rFonts w:ascii="華康中黑體" w:hAnsi="華康中黑體" w:cs="華康中黑體" w:hint="eastAsia"/>
        </w:rPr>
        <w:t>」</w:t>
      </w:r>
      <w:r w:rsidRPr="00ED31C3">
        <w:rPr>
          <w:rFonts w:hint="eastAsia"/>
        </w:rPr>
        <w:t>可以將設定好的標籤實際列印出來。透過</w:t>
      </w:r>
      <w:r w:rsidR="00A92AB1">
        <w:rPr>
          <w:rFonts w:hint="eastAsia"/>
        </w:rPr>
        <w:t>點擊</w:t>
      </w:r>
      <w:r w:rsidR="00A92AB1">
        <w:rPr>
          <w:rFonts w:ascii="華康中黑體" w:hAnsi="華康中黑體" w:cs="華康中黑體" w:hint="eastAsia"/>
        </w:rPr>
        <w:t>「</w:t>
      </w:r>
      <w:r w:rsidRPr="00ED31C3">
        <w:rPr>
          <w:rFonts w:hint="eastAsia"/>
        </w:rPr>
        <w:t>清除</w:t>
      </w:r>
      <w:r w:rsidR="00A92AB1">
        <w:rPr>
          <w:rFonts w:ascii="華康中黑體" w:hAnsi="華康中黑體" w:cs="華康中黑體" w:hint="eastAsia"/>
        </w:rPr>
        <w:t>」</w:t>
      </w:r>
      <w:r w:rsidRPr="00ED31C3">
        <w:rPr>
          <w:rFonts w:hint="eastAsia"/>
        </w:rPr>
        <w:t>可以移除當前所有輸入和設定，重新設定列印標籤。</w:t>
      </w:r>
    </w:p>
    <w:p w14:paraId="5A30320C" w14:textId="77777777" w:rsidR="00F167BC" w:rsidRDefault="00F167BC" w:rsidP="003D128F">
      <w:pPr>
        <w:widowControl w:val="0"/>
        <w:jc w:val="center"/>
      </w:pPr>
      <w:r w:rsidRPr="00F167BC">
        <w:rPr>
          <w:noProof/>
        </w:rPr>
        <w:lastRenderedPageBreak/>
        <w:drawing>
          <wp:inline distT="0" distB="0" distL="0" distR="0" wp14:anchorId="3F3D6CFA" wp14:editId="41B598C3">
            <wp:extent cx="5197148" cy="2651760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6208" cy="26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20B7" w14:textId="59E30AB2" w:rsidR="00F167BC" w:rsidRDefault="00F167BC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34" w:name="_Ref144288659"/>
      <w:r w:rsidRPr="00F167BC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F167BC">
        <w:rPr>
          <w:rFonts w:ascii="華康中黑體" w:hAnsi="華康中黑體" w:cs="華康中黑體"/>
          <w:sz w:val="24"/>
          <w:szCs w:val="24"/>
        </w:rPr>
        <w:fldChar w:fldCharType="begin"/>
      </w:r>
      <w:r w:rsidRPr="00F167B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167BC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F167B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167BC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5</w:t>
      </w:r>
      <w:r w:rsidRPr="00F167BC">
        <w:rPr>
          <w:rFonts w:ascii="華康中黑體" w:hAnsi="華康中黑體" w:cs="華康中黑體"/>
          <w:sz w:val="24"/>
          <w:szCs w:val="24"/>
        </w:rPr>
        <w:fldChar w:fldCharType="end"/>
      </w:r>
      <w:bookmarkEnd w:id="34"/>
      <w:r w:rsidRPr="00F167BC">
        <w:rPr>
          <w:rFonts w:ascii="華康中黑體" w:hAnsi="華康中黑體" w:cs="華康中黑體" w:hint="eastAsia"/>
          <w:sz w:val="24"/>
          <w:szCs w:val="24"/>
        </w:rPr>
        <w:t xml:space="preserve"> 列印預覽範例</w:t>
      </w:r>
    </w:p>
    <w:p w14:paraId="37A7B00A" w14:textId="77777777" w:rsidR="00724A7C" w:rsidRDefault="00724A7C" w:rsidP="00724A7C">
      <w:pPr>
        <w:widowControl w:val="0"/>
        <w:jc w:val="center"/>
      </w:pPr>
      <w:r w:rsidRPr="00724A7C">
        <w:rPr>
          <w:noProof/>
        </w:rPr>
        <w:drawing>
          <wp:inline distT="0" distB="0" distL="0" distR="0" wp14:anchorId="34D846E8" wp14:editId="5E8B506F">
            <wp:extent cx="4054191" cy="365792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AF7C" w14:textId="48E9A7E4" w:rsidR="00724A7C" w:rsidRPr="00724A7C" w:rsidRDefault="00724A7C" w:rsidP="00724A7C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35" w:name="_Ref144300877"/>
      <w:r w:rsidRPr="00724A7C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724A7C">
        <w:rPr>
          <w:rFonts w:ascii="華康中黑體" w:hAnsi="華康中黑體" w:cs="華康中黑體"/>
          <w:sz w:val="24"/>
          <w:szCs w:val="24"/>
        </w:rPr>
        <w:fldChar w:fldCharType="begin"/>
      </w:r>
      <w:r w:rsidRPr="00724A7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724A7C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724A7C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724A7C">
        <w:rPr>
          <w:rFonts w:ascii="華康中黑體" w:hAnsi="華康中黑體" w:cs="華康中黑體"/>
          <w:sz w:val="24"/>
          <w:szCs w:val="24"/>
        </w:rPr>
        <w:fldChar w:fldCharType="separate"/>
      </w:r>
      <w:r w:rsidRPr="00724A7C">
        <w:rPr>
          <w:rFonts w:ascii="華康中黑體" w:hAnsi="華康中黑體" w:cs="華康中黑體"/>
          <w:noProof/>
          <w:sz w:val="24"/>
          <w:szCs w:val="24"/>
        </w:rPr>
        <w:t>6</w:t>
      </w:r>
      <w:r w:rsidRPr="00724A7C">
        <w:rPr>
          <w:rFonts w:ascii="華康中黑體" w:hAnsi="華康中黑體" w:cs="華康中黑體"/>
          <w:sz w:val="24"/>
          <w:szCs w:val="24"/>
        </w:rPr>
        <w:fldChar w:fldCharType="end"/>
      </w:r>
      <w:bookmarkEnd w:id="35"/>
      <w:r w:rsidRPr="00724A7C">
        <w:rPr>
          <w:rFonts w:ascii="華康中黑體" w:hAnsi="華康中黑體" w:cs="華康中黑體" w:hint="eastAsia"/>
          <w:sz w:val="24"/>
          <w:szCs w:val="24"/>
        </w:rPr>
        <w:t xml:space="preserve"> 列印預覽、提交、清除</w:t>
      </w:r>
    </w:p>
    <w:p w14:paraId="00A8F814" w14:textId="1B99FA3F" w:rsidR="00AE459D" w:rsidRPr="00AE459D" w:rsidRDefault="00AE459D" w:rsidP="00AE459D">
      <w:pPr>
        <w:pStyle w:val="3"/>
        <w:keepNext w:val="0"/>
        <w:widowControl w:val="0"/>
      </w:pPr>
      <w:r>
        <w:rPr>
          <w:rFonts w:hint="eastAsia"/>
        </w:rPr>
        <w:t xml:space="preserve">1.3.3 </w:t>
      </w:r>
      <w:r>
        <w:rPr>
          <w:rFonts w:hint="eastAsia"/>
        </w:rPr>
        <w:t>特殊標籤說明</w:t>
      </w:r>
    </w:p>
    <w:p w14:paraId="44D2DE47" w14:textId="305E31B8" w:rsidR="00D17B1D" w:rsidRDefault="00D17B1D" w:rsidP="003D128F">
      <w:pPr>
        <w:widowControl w:val="0"/>
      </w:pPr>
      <w:r>
        <w:tab/>
      </w:r>
      <w:r w:rsidR="004F134F">
        <w:rPr>
          <w:rFonts w:hint="eastAsia"/>
        </w:rPr>
        <w:t>起始值、累加值、終止值及列印數量是每張模板都有的功能</w:t>
      </w:r>
      <w:r w:rsidR="004F134F">
        <w:rPr>
          <w:rFonts w:hint="eastAsia"/>
        </w:rPr>
        <w:t>(</w:t>
      </w:r>
      <w:r w:rsidR="004F134F">
        <w:rPr>
          <w:rFonts w:hint="eastAsia"/>
        </w:rPr>
        <w:t>參考</w:t>
      </w:r>
      <w:r w:rsidR="004F134F">
        <w:fldChar w:fldCharType="begin"/>
      </w:r>
      <w:r w:rsidR="004F134F">
        <w:instrText xml:space="preserve"> REF _Ref144288284 \h </w:instrText>
      </w:r>
      <w:r w:rsidR="004F134F">
        <w:fldChar w:fldCharType="separate"/>
      </w:r>
      <w:r w:rsidR="004F134F" w:rsidRPr="00F167BC">
        <w:rPr>
          <w:rFonts w:ascii="華康中黑體" w:hAnsi="華康中黑體" w:cs="華康中黑體" w:hint="eastAsia"/>
          <w:szCs w:val="24"/>
        </w:rPr>
        <w:t xml:space="preserve">圖 </w:t>
      </w:r>
      <w:r w:rsidR="004F134F">
        <w:rPr>
          <w:rFonts w:ascii="華康中黑體" w:hAnsi="華康中黑體" w:cs="華康中黑體"/>
          <w:noProof/>
          <w:szCs w:val="24"/>
        </w:rPr>
        <w:t>4</w:t>
      </w:r>
      <w:r w:rsidR="004F134F">
        <w:fldChar w:fldCharType="end"/>
      </w:r>
      <w:r w:rsidR="004F134F">
        <w:rPr>
          <w:rFonts w:hint="eastAsia"/>
        </w:rPr>
        <w:t>)</w:t>
      </w:r>
      <w:r w:rsidR="004F134F">
        <w:rPr>
          <w:rFonts w:hint="eastAsia"/>
        </w:rPr>
        <w:t>，起始值代表</w:t>
      </w:r>
      <w:r w:rsidR="005D03B7">
        <w:rPr>
          <w:rFonts w:hint="eastAsia"/>
        </w:rPr>
        <w:t>開始列印時</w:t>
      </w:r>
      <w:r w:rsidR="004F134F">
        <w:rPr>
          <w:rFonts w:hint="eastAsia"/>
        </w:rPr>
        <w:t>C/NO</w:t>
      </w:r>
      <w:r w:rsidR="00030AB6">
        <w:rPr>
          <w:rFonts w:hint="eastAsia"/>
        </w:rPr>
        <w:t>可變動部分的</w:t>
      </w:r>
      <w:r w:rsidR="004F134F">
        <w:rPr>
          <w:rFonts w:hint="eastAsia"/>
        </w:rPr>
        <w:t>值</w:t>
      </w:r>
      <w:r w:rsidR="00030AB6">
        <w:rPr>
          <w:rFonts w:hint="eastAsia"/>
        </w:rPr>
        <w:t>(</w:t>
      </w:r>
      <w:r w:rsidR="00030AB6">
        <w:fldChar w:fldCharType="begin"/>
      </w:r>
      <w:r w:rsidR="00030AB6">
        <w:instrText xml:space="preserve"> </w:instrText>
      </w:r>
      <w:r w:rsidR="00030AB6">
        <w:rPr>
          <w:rFonts w:hint="eastAsia"/>
        </w:rPr>
        <w:instrText>REF _Ref144294917 \h</w:instrText>
      </w:r>
      <w:r w:rsidR="00030AB6">
        <w:instrText xml:space="preserve"> </w:instrText>
      </w:r>
      <w:r w:rsidR="00030AB6">
        <w:fldChar w:fldCharType="separate"/>
      </w:r>
      <w:r w:rsidR="00030AB6" w:rsidRPr="00030AB6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7</w:t>
      </w:r>
      <w:r w:rsidR="00030AB6">
        <w:rPr>
          <w:rFonts w:ascii="華康中黑體" w:hAnsi="華康中黑體" w:cs="華康中黑體" w:hint="eastAsia"/>
          <w:noProof/>
          <w:szCs w:val="24"/>
        </w:rPr>
        <w:t xml:space="preserve"> %%%處</w:t>
      </w:r>
      <w:r w:rsidR="00030AB6">
        <w:fldChar w:fldCharType="end"/>
      </w:r>
      <w:r w:rsidR="00030AB6">
        <w:t>)</w:t>
      </w:r>
      <w:r w:rsidR="00030AB6">
        <w:rPr>
          <w:rFonts w:hint="eastAsia"/>
        </w:rPr>
        <w:t>，累加值代表下一張標籤列印時</w:t>
      </w:r>
      <w:r w:rsidR="00030AB6">
        <w:rPr>
          <w:rFonts w:hint="eastAsia"/>
        </w:rPr>
        <w:t>C/NO</w:t>
      </w:r>
      <w:r w:rsidR="00030AB6">
        <w:rPr>
          <w:rFonts w:hint="eastAsia"/>
        </w:rPr>
        <w:t>需要增加的數字，</w:t>
      </w:r>
      <w:r w:rsidR="005D03B7">
        <w:rPr>
          <w:rFonts w:hint="eastAsia"/>
        </w:rPr>
        <w:t>終止值代表結束列印時</w:t>
      </w:r>
      <w:r w:rsidR="005D03B7">
        <w:rPr>
          <w:rFonts w:hint="eastAsia"/>
        </w:rPr>
        <w:t>C/NO</w:t>
      </w:r>
      <w:r w:rsidR="005D03B7">
        <w:rPr>
          <w:rFonts w:hint="eastAsia"/>
        </w:rPr>
        <w:t>可變動部分的值</w:t>
      </w:r>
      <w:r w:rsidR="00AE459D">
        <w:rPr>
          <w:rFonts w:hint="eastAsia"/>
        </w:rPr>
        <w:t>。</w:t>
      </w:r>
      <w:r w:rsidR="00AE459D">
        <w:t xml:space="preserve"> </w:t>
      </w:r>
    </w:p>
    <w:p w14:paraId="04F0BDEE" w14:textId="77777777" w:rsidR="00030AB6" w:rsidRDefault="00030AB6" w:rsidP="003D128F">
      <w:pPr>
        <w:widowControl w:val="0"/>
        <w:jc w:val="center"/>
      </w:pPr>
      <w:r w:rsidRPr="00030AB6">
        <w:rPr>
          <w:noProof/>
        </w:rPr>
        <w:drawing>
          <wp:inline distT="0" distB="0" distL="0" distR="0" wp14:anchorId="0703CC0C" wp14:editId="37B7A37B">
            <wp:extent cx="2095682" cy="396274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91E" w14:textId="61AD2253" w:rsidR="00030AB6" w:rsidRDefault="00030AB6" w:rsidP="003D128F">
      <w:pPr>
        <w:pStyle w:val="ae"/>
        <w:widowControl w:val="0"/>
        <w:jc w:val="center"/>
        <w:rPr>
          <w:rFonts w:ascii="Arial" w:hAnsi="Arial" w:cs="Arial"/>
          <w:sz w:val="24"/>
          <w:szCs w:val="24"/>
        </w:rPr>
      </w:pPr>
      <w:bookmarkStart w:id="36" w:name="_Ref144294917"/>
      <w:r w:rsidRPr="00030AB6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030AB6">
        <w:rPr>
          <w:rFonts w:ascii="華康中黑體" w:hAnsi="華康中黑體" w:cs="華康中黑體"/>
          <w:sz w:val="24"/>
          <w:szCs w:val="24"/>
        </w:rPr>
        <w:fldChar w:fldCharType="begin"/>
      </w:r>
      <w:r w:rsidRPr="00030AB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030AB6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030AB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030AB6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7</w:t>
      </w:r>
      <w:r w:rsidRPr="00030AB6">
        <w:rPr>
          <w:rFonts w:ascii="華康中黑體" w:hAnsi="華康中黑體" w:cs="華康中黑體"/>
          <w:sz w:val="24"/>
          <w:szCs w:val="24"/>
        </w:rPr>
        <w:fldChar w:fldCharType="end"/>
      </w:r>
      <w:bookmarkEnd w:id="36"/>
      <w:r w:rsidRPr="00030AB6">
        <w:rPr>
          <w:rFonts w:ascii="華康中黑體" w:hAnsi="華康中黑體" w:cs="華康中黑體" w:hint="eastAsia"/>
          <w:sz w:val="24"/>
          <w:szCs w:val="24"/>
        </w:rPr>
        <w:t xml:space="preserve"> </w:t>
      </w:r>
      <w:r w:rsidRPr="00030AB6">
        <w:rPr>
          <w:rFonts w:ascii="Arial" w:hAnsi="Arial" w:cs="Arial"/>
          <w:sz w:val="24"/>
          <w:szCs w:val="24"/>
        </w:rPr>
        <w:t>C/NO</w:t>
      </w:r>
    </w:p>
    <w:p w14:paraId="4BD87EB9" w14:textId="6ABB22E6" w:rsidR="003E144B" w:rsidRPr="0043030D" w:rsidRDefault="003E144B" w:rsidP="0043030D">
      <w:r>
        <w:tab/>
      </w:r>
      <w:r w:rsidRPr="00A7051B">
        <w:rPr>
          <w:rFonts w:hint="eastAsia"/>
        </w:rPr>
        <w:t>模板區</w:t>
      </w:r>
      <w:r>
        <w:rPr>
          <w:rFonts w:hint="eastAsia"/>
        </w:rPr>
        <w:t>的</w:t>
      </w:r>
      <w:r w:rsidR="006D6450">
        <w:rPr>
          <w:rFonts w:ascii="華康中黑體" w:hAnsi="華康中黑體" w:cs="華康中黑體" w:hint="eastAsia"/>
        </w:rPr>
        <w:t>「</w:t>
      </w:r>
      <w:r>
        <w:rPr>
          <w:rFonts w:hint="eastAsia"/>
        </w:rPr>
        <w:t>列印數量</w:t>
      </w:r>
      <w:r w:rsidR="006D6450">
        <w:rPr>
          <w:rFonts w:ascii="華康中黑體" w:hAnsi="華康中黑體" w:cs="華康中黑體" w:hint="eastAsia"/>
        </w:rPr>
        <w:t>」</w:t>
      </w:r>
      <w:r>
        <w:rPr>
          <w:rFonts w:hint="eastAsia"/>
        </w:rPr>
        <w:t>代表在</w:t>
      </w:r>
      <w:r w:rsidR="006D6450">
        <w:rPr>
          <w:rFonts w:hint="eastAsia"/>
        </w:rPr>
        <w:t>列印設定區的</w:t>
      </w:r>
      <w:r w:rsidR="006D6450">
        <w:rPr>
          <w:rFonts w:ascii="華康中黑體" w:hAnsi="華康中黑體" w:cs="華康中黑體" w:hint="eastAsia"/>
        </w:rPr>
        <w:t>「</w:t>
      </w:r>
      <w:r>
        <w:rPr>
          <w:rFonts w:hint="eastAsia"/>
        </w:rPr>
        <w:t>同標籤列印數量</w:t>
      </w:r>
      <w:r w:rsidR="006D6450">
        <w:rPr>
          <w:rFonts w:ascii="華康中黑體" w:hAnsi="華康中黑體" w:cs="華康中黑體" w:hint="eastAsia"/>
        </w:rPr>
        <w:t>」</w:t>
      </w:r>
      <w:r w:rsidR="006D6450">
        <w:rPr>
          <w:rFonts w:hint="eastAsia"/>
        </w:rPr>
        <w:t>為</w:t>
      </w:r>
      <w:r>
        <w:rPr>
          <w:rFonts w:hint="eastAsia"/>
        </w:rPr>
        <w:t>一的狀況下，標籤列印的次數。列印設定區的</w:t>
      </w:r>
      <w:r w:rsidR="006D6450">
        <w:rPr>
          <w:rFonts w:ascii="華康中黑體" w:hAnsi="華康中黑體" w:cs="華康中黑體" w:hint="eastAsia"/>
        </w:rPr>
        <w:t>「</w:t>
      </w:r>
      <w:r w:rsidR="006D6450">
        <w:rPr>
          <w:rFonts w:hint="eastAsia"/>
        </w:rPr>
        <w:t>同標籤列印數量</w:t>
      </w:r>
      <w:r w:rsidR="006D6450">
        <w:rPr>
          <w:rFonts w:ascii="華康中黑體" w:hAnsi="華康中黑體" w:cs="華康中黑體" w:hint="eastAsia"/>
        </w:rPr>
        <w:t>」</w:t>
      </w:r>
      <w:r w:rsidRPr="00024ADD">
        <w:rPr>
          <w:rFonts w:hint="eastAsia"/>
        </w:rPr>
        <w:t>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_Ref144284666 \h</w:instrText>
      </w:r>
      <w:r>
        <w:instrText xml:space="preserve"> </w:instrText>
      </w:r>
      <w:r>
        <w:fldChar w:fldCharType="separate"/>
      </w:r>
      <w:r w:rsidRPr="00AC1BA3">
        <w:rPr>
          <w:rFonts w:ascii="華康中黑體" w:hAnsi="華康中黑體" w:cs="華康中黑體" w:hint="eastAsia"/>
          <w:szCs w:val="24"/>
        </w:rPr>
        <w:t>圖</w:t>
      </w:r>
      <w:r>
        <w:rPr>
          <w:rFonts w:ascii="華康中黑體" w:hAnsi="華康中黑體" w:cs="華康中黑體" w:hint="eastAsia"/>
          <w:szCs w:val="24"/>
        </w:rPr>
        <w:t>2</w:t>
      </w:r>
      <w:r>
        <w:rPr>
          <w:rFonts w:hint="eastAsia"/>
        </w:rPr>
        <w:t>上</w:t>
      </w:r>
      <w:r>
        <w:fldChar w:fldCharType="end"/>
      </w:r>
      <w:r w:rsidRPr="00024ADD">
        <w:rPr>
          <w:rFonts w:hint="eastAsia"/>
        </w:rPr>
        <w:t>）</w:t>
      </w:r>
      <w:r>
        <w:rPr>
          <w:rFonts w:hint="eastAsia"/>
        </w:rPr>
        <w:t>代表</w:t>
      </w:r>
      <w:r w:rsidR="006D6450">
        <w:rPr>
          <w:rFonts w:hint="eastAsia"/>
        </w:rPr>
        <w:t>每一個標籤需要</w:t>
      </w:r>
      <w:r>
        <w:rPr>
          <w:rFonts w:hint="eastAsia"/>
        </w:rPr>
        <w:t>重複列印的</w:t>
      </w:r>
      <w:r w:rsidR="006D6450">
        <w:rPr>
          <w:rFonts w:hint="eastAsia"/>
        </w:rPr>
        <w:t>次數，因此實際上印表機所列印的標籤數量會是</w:t>
      </w:r>
      <w:r w:rsidR="006D6450" w:rsidRPr="00A7051B">
        <w:rPr>
          <w:rFonts w:hint="eastAsia"/>
        </w:rPr>
        <w:t>模板區</w:t>
      </w:r>
      <w:r w:rsidR="006D6450">
        <w:rPr>
          <w:rFonts w:hint="eastAsia"/>
        </w:rPr>
        <w:t>的</w:t>
      </w:r>
      <w:r w:rsidR="006D6450">
        <w:rPr>
          <w:rFonts w:ascii="華康中黑體" w:hAnsi="華康中黑體" w:cs="華康中黑體" w:hint="eastAsia"/>
        </w:rPr>
        <w:t>「</w:t>
      </w:r>
      <w:r w:rsidR="006D6450">
        <w:rPr>
          <w:rFonts w:hint="eastAsia"/>
        </w:rPr>
        <w:t>列印數量</w:t>
      </w:r>
      <w:r w:rsidR="006D6450">
        <w:rPr>
          <w:rFonts w:ascii="華康中黑體" w:hAnsi="華康中黑體" w:cs="華康中黑體" w:hint="eastAsia"/>
        </w:rPr>
        <w:t>」</w:t>
      </w:r>
      <w:r w:rsidR="006D6450">
        <w:rPr>
          <w:rFonts w:hint="eastAsia"/>
        </w:rPr>
        <w:t>乘以列印設定區的</w:t>
      </w:r>
      <w:r w:rsidR="006D6450">
        <w:rPr>
          <w:rFonts w:ascii="華康中黑體" w:hAnsi="華康中黑體" w:cs="華康中黑體" w:hint="eastAsia"/>
        </w:rPr>
        <w:t>「</w:t>
      </w:r>
      <w:r w:rsidR="006D6450">
        <w:rPr>
          <w:rFonts w:hint="eastAsia"/>
        </w:rPr>
        <w:t>同標籤列印數量</w:t>
      </w:r>
      <w:r w:rsidR="006D6450">
        <w:rPr>
          <w:rFonts w:ascii="華康中黑體" w:hAnsi="華康中黑體" w:cs="華康中黑體" w:hint="eastAsia"/>
        </w:rPr>
        <w:t>」</w:t>
      </w:r>
      <w:r w:rsidR="0043030D">
        <w:rPr>
          <w:rFonts w:hint="eastAsia"/>
        </w:rPr>
        <w:t>。以</w:t>
      </w:r>
      <w:r w:rsidR="0043030D">
        <w:fldChar w:fldCharType="begin"/>
      </w:r>
      <w:r w:rsidR="0043030D">
        <w:instrText xml:space="preserve"> REF _Ref144299886 \h </w:instrText>
      </w:r>
      <w:r w:rsidR="0043030D">
        <w:fldChar w:fldCharType="separate"/>
      </w:r>
      <w:r w:rsidR="0043030D" w:rsidRPr="0043030D">
        <w:rPr>
          <w:rFonts w:ascii="華康中黑體" w:hAnsi="華康中黑體" w:cs="華康中黑體" w:hint="eastAsia"/>
          <w:szCs w:val="24"/>
        </w:rPr>
        <w:t>圖</w:t>
      </w:r>
      <w:r w:rsidR="004A372F">
        <w:rPr>
          <w:rFonts w:ascii="華康中黑體" w:hAnsi="華康中黑體" w:cs="華康中黑體" w:hint="eastAsia"/>
          <w:noProof/>
          <w:szCs w:val="24"/>
        </w:rPr>
        <w:t>8</w:t>
      </w:r>
      <w:r w:rsidR="0043030D">
        <w:fldChar w:fldCharType="end"/>
      </w:r>
      <w:r w:rsidR="0043030D">
        <w:rPr>
          <w:rFonts w:hint="eastAsia"/>
        </w:rPr>
        <w:t>為例，如果模板區的「列印數量」設為</w:t>
      </w:r>
      <w:r w:rsidR="0043030D">
        <w:rPr>
          <w:rFonts w:hint="eastAsia"/>
        </w:rPr>
        <w:t>3</w:t>
      </w:r>
      <w:r w:rsidR="0043030D">
        <w:rPr>
          <w:rFonts w:hint="eastAsia"/>
        </w:rPr>
        <w:t>，且列印設定區的「同標籤列印數量」設為</w:t>
      </w:r>
      <w:r w:rsidR="0043030D">
        <w:rPr>
          <w:rFonts w:hint="eastAsia"/>
        </w:rPr>
        <w:t>2</w:t>
      </w:r>
      <w:r w:rsidR="0043030D">
        <w:rPr>
          <w:rFonts w:hint="eastAsia"/>
        </w:rPr>
        <w:t>，那麼實際</w:t>
      </w:r>
      <w:r w:rsidR="0043030D">
        <w:rPr>
          <w:rFonts w:hint="eastAsia"/>
        </w:rPr>
        <w:lastRenderedPageBreak/>
        <w:t>列印出的標籤總數會是</w:t>
      </w:r>
      <w:r w:rsidR="0043030D">
        <w:rPr>
          <w:rFonts w:hint="eastAsia"/>
        </w:rPr>
        <w:t xml:space="preserve"> 3</w:t>
      </w:r>
      <w:r w:rsidR="0043030D">
        <w:rPr>
          <w:rFonts w:hint="eastAsia"/>
        </w:rPr>
        <w:t>（模板區的列印數量）</w:t>
      </w:r>
      <w:r w:rsidR="0043030D">
        <w:rPr>
          <w:rFonts w:hint="eastAsia"/>
        </w:rPr>
        <w:t>x 2</w:t>
      </w:r>
      <w:r w:rsidR="0043030D">
        <w:rPr>
          <w:rFonts w:hint="eastAsia"/>
        </w:rPr>
        <w:t>（</w:t>
      </w:r>
      <w:proofErr w:type="gramStart"/>
      <w:r w:rsidR="0043030D">
        <w:rPr>
          <w:rFonts w:hint="eastAsia"/>
        </w:rPr>
        <w:t>）</w:t>
      </w:r>
      <w:proofErr w:type="gramEnd"/>
      <w:r w:rsidR="0043030D">
        <w:rPr>
          <w:rFonts w:hint="eastAsia"/>
        </w:rPr>
        <w:t xml:space="preserve">= 6 </w:t>
      </w:r>
      <w:proofErr w:type="gramStart"/>
      <w:r w:rsidR="0043030D">
        <w:rPr>
          <w:rFonts w:hint="eastAsia"/>
        </w:rPr>
        <w:t>個</w:t>
      </w:r>
      <w:proofErr w:type="gramEnd"/>
      <w:r w:rsidR="0043030D">
        <w:rPr>
          <w:rFonts w:hint="eastAsia"/>
        </w:rPr>
        <w:t>。</w:t>
      </w:r>
      <w:proofErr w:type="gramStart"/>
      <w:r w:rsidR="0043030D">
        <w:rPr>
          <w:rFonts w:hint="eastAsia"/>
        </w:rPr>
        <w:t>此外，</w:t>
      </w:r>
      <w:proofErr w:type="gramEnd"/>
      <w:r w:rsidR="0043030D">
        <w:rPr>
          <w:rFonts w:hint="eastAsia"/>
        </w:rPr>
        <w:t>如果「累加值」設為</w:t>
      </w:r>
      <w:r w:rsidR="0043030D">
        <w:rPr>
          <w:rFonts w:hint="eastAsia"/>
        </w:rPr>
        <w:t>4</w:t>
      </w:r>
      <w:r w:rsidR="0043030D">
        <w:rPr>
          <w:rFonts w:hint="eastAsia"/>
        </w:rPr>
        <w:t>，則每次列印後，模板上的相應數據會增加這個累加值。</w:t>
      </w:r>
    </w:p>
    <w:p w14:paraId="3887E792" w14:textId="07733D5B" w:rsidR="0043030D" w:rsidRDefault="004257B2" w:rsidP="00824818">
      <w:pPr>
        <w:widowControl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B7E0A" wp14:editId="004B9544">
                <wp:simplePos x="0" y="0"/>
                <wp:positionH relativeFrom="column">
                  <wp:posOffset>-1007745</wp:posOffset>
                </wp:positionH>
                <wp:positionV relativeFrom="paragraph">
                  <wp:posOffset>745490</wp:posOffset>
                </wp:positionV>
                <wp:extent cx="1662430" cy="712470"/>
                <wp:effectExtent l="0" t="0" r="13970" b="11430"/>
                <wp:wrapSquare wrapText="bothSides"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7124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C466F" w14:textId="52B32D0C" w:rsidR="00125C82" w:rsidRPr="00FC0661" w:rsidRDefault="00824818" w:rsidP="00FC0661">
                            <w:r>
                              <w:rPr>
                                <w:rFonts w:hint="eastAsia"/>
                              </w:rPr>
                              <w:t>同標籤列印數量</w:t>
                            </w:r>
                            <w:r w:rsidR="00125C82">
                              <w:rPr>
                                <w:rFonts w:hint="eastAsia"/>
                              </w:rPr>
                              <w:t>=</w:t>
                            </w:r>
                            <w:r w:rsidR="00125C82">
                              <w:t>2</w:t>
                            </w:r>
                            <w:r w:rsidR="00125C82">
                              <w:rPr>
                                <w:rFonts w:hint="eastAsia"/>
                              </w:rPr>
                              <w:t>的狀況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B7E0A" id="文字方塊 35" o:spid="_x0000_s1027" type="#_x0000_t202" style="position:absolute;left:0;text-align:left;margin-left:-79.35pt;margin-top:58.7pt;width:130.9pt;height:5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" fillcolor="white [3201]" strokecolor="#4472c4 [3204]" strokeweight="1pt">
                <v:textbox>
                  <w:txbxContent>
                    <w:p w14:paraId="08AC466F" w14:textId="52B32D0C" w:rsidR="00125C82" w:rsidRPr="00FC0661" w:rsidRDefault="00824818" w:rsidP="00FC0661">
                      <w:r>
                        <w:rPr>
                          <w:rFonts w:hint="eastAsia"/>
                        </w:rPr>
                        <w:t>同標籤列印數量</w:t>
                      </w:r>
                      <w:r w:rsidR="00125C82">
                        <w:rPr>
                          <w:rFonts w:hint="eastAsia"/>
                        </w:rPr>
                        <w:t>=</w:t>
                      </w:r>
                      <w:r w:rsidR="00125C82">
                        <w:t>2</w:t>
                      </w:r>
                      <w:r w:rsidR="00125C82">
                        <w:rPr>
                          <w:rFonts w:hint="eastAsia"/>
                        </w:rPr>
                        <w:t>的狀況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8D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98DF5D" wp14:editId="40B933CB">
                <wp:simplePos x="0" y="0"/>
                <wp:positionH relativeFrom="margin">
                  <wp:align>right</wp:align>
                </wp:positionH>
                <wp:positionV relativeFrom="paragraph">
                  <wp:posOffset>6045835</wp:posOffset>
                </wp:positionV>
                <wp:extent cx="777240" cy="441960"/>
                <wp:effectExtent l="0" t="0" r="22860" b="1524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441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2BCDF" w14:textId="4ED2C3B8" w:rsidR="00835D4A" w:rsidRDefault="00835D4A" w:rsidP="00835D4A">
                            <w:r>
                              <w:rPr>
                                <w:rFonts w:hint="eastAsia"/>
                              </w:rPr>
                              <w:t>終止值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8DF5D" id="文字方塊 56" o:spid="_x0000_s1028" type="#_x0000_t202" style="position:absolute;left:0;text-align:left;margin-left:10pt;margin-top:476.05pt;width:61.2pt;height:34.8pt;z-index:2517032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" fillcolor="white [3201]" strokecolor="#ed7d31 [3205]" strokeweight="1pt">
                <v:textbox>
                  <w:txbxContent>
                    <w:p w14:paraId="0C02BCDF" w14:textId="4ED2C3B8" w:rsidR="00835D4A" w:rsidRDefault="00835D4A" w:rsidP="00835D4A">
                      <w:r>
                        <w:rPr>
                          <w:rFonts w:hint="eastAsia"/>
                        </w:rPr>
                        <w:t>終止值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8D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1C15B2" wp14:editId="7DA896ED">
                <wp:simplePos x="0" y="0"/>
                <wp:positionH relativeFrom="column">
                  <wp:posOffset>-853440</wp:posOffset>
                </wp:positionH>
                <wp:positionV relativeFrom="paragraph">
                  <wp:posOffset>3569335</wp:posOffset>
                </wp:positionV>
                <wp:extent cx="1493520" cy="441960"/>
                <wp:effectExtent l="0" t="0" r="11430" b="15240"/>
                <wp:wrapSquare wrapText="bothSides"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41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B812C" w14:textId="0C870D5E" w:rsidR="00D32FFA" w:rsidRPr="00FC0661" w:rsidRDefault="00D32FFA" w:rsidP="00D32FFA">
                            <w:r>
                              <w:rPr>
                                <w:rFonts w:hint="eastAsia"/>
                              </w:rPr>
                              <w:t>列印數量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的狀況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C15B2" id="文字方塊 53" o:spid="_x0000_s1029" type="#_x0000_t202" style="position:absolute;left:0;text-align:left;margin-left:-67.2pt;margin-top:281.05pt;width:117.6pt;height:3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" fillcolor="white [3201]" strokecolor="#4472c4 [3204]" strokeweight="1pt">
                <v:textbox>
                  <w:txbxContent>
                    <w:p w14:paraId="5C4B812C" w14:textId="0C870D5E" w:rsidR="00D32FFA" w:rsidRPr="00FC0661" w:rsidRDefault="00D32FFA" w:rsidP="00D32FFA">
                      <w:r>
                        <w:rPr>
                          <w:rFonts w:hint="eastAsia"/>
                        </w:rPr>
                        <w:t>列印數量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的狀況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5D4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E7EE6B" wp14:editId="1FB8EF69">
                <wp:simplePos x="0" y="0"/>
                <wp:positionH relativeFrom="column">
                  <wp:posOffset>3337560</wp:posOffset>
                </wp:positionH>
                <wp:positionV relativeFrom="paragraph">
                  <wp:posOffset>6247765</wp:posOffset>
                </wp:positionV>
                <wp:extent cx="1051560" cy="15240"/>
                <wp:effectExtent l="0" t="76200" r="15240" b="8001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D008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5" o:spid="_x0000_s1026" type="#_x0000_t32" style="position:absolute;margin-left:262.8pt;margin-top:491.95pt;width:82.8pt;height:1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" strokecolor="#ed7d31 [3205]" strokeweight="2.25pt">
                <v:stroke endarrow="block" joinstyle="miter"/>
              </v:shape>
            </w:pict>
          </mc:Fallback>
        </mc:AlternateContent>
      </w:r>
      <w:r w:rsidR="00835D4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0FCBB5" wp14:editId="10C3731B">
                <wp:simplePos x="0" y="0"/>
                <wp:positionH relativeFrom="column">
                  <wp:posOffset>3112135</wp:posOffset>
                </wp:positionH>
                <wp:positionV relativeFrom="paragraph">
                  <wp:posOffset>6350635</wp:posOffset>
                </wp:positionV>
                <wp:extent cx="164592" cy="3048"/>
                <wp:effectExtent l="0" t="0" r="26035" b="35560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" cy="30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DA296" id="直線接點 54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05pt,500.05pt" to="258pt,5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" strokecolor="#ed7d31 [3205]" strokeweight="1.5pt">
                <v:stroke joinstyle="miter"/>
              </v:line>
            </w:pict>
          </mc:Fallback>
        </mc:AlternateContent>
      </w:r>
      <w:r w:rsidR="00D32FF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6A3A6B" wp14:editId="6E415551">
                <wp:simplePos x="0" y="0"/>
                <wp:positionH relativeFrom="column">
                  <wp:posOffset>732790</wp:posOffset>
                </wp:positionH>
                <wp:positionV relativeFrom="paragraph">
                  <wp:posOffset>3782695</wp:posOffset>
                </wp:positionV>
                <wp:extent cx="776288" cy="4762"/>
                <wp:effectExtent l="0" t="95250" r="0" b="109855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288" cy="476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112E" id="直線單箭頭接點 52" o:spid="_x0000_s1026" type="#_x0000_t32" style="position:absolute;margin-left:57.7pt;margin-top:297.85pt;width:61.15pt;height:.3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" strokecolor="#4472c4 [3204]" strokeweight="3pt">
                <v:stroke endarrow="block" joinstyle="miter"/>
              </v:shape>
            </w:pict>
          </mc:Fallback>
        </mc:AlternateContent>
      </w:r>
      <w:r w:rsidR="00D32FF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B827BA" wp14:editId="01793EA2">
                <wp:simplePos x="0" y="0"/>
                <wp:positionH relativeFrom="column">
                  <wp:posOffset>1498502</wp:posOffset>
                </wp:positionH>
                <wp:positionV relativeFrom="paragraph">
                  <wp:posOffset>3797739</wp:posOffset>
                </wp:positionV>
                <wp:extent cx="601980" cy="0"/>
                <wp:effectExtent l="0" t="19050" r="26670" b="19050"/>
                <wp:wrapNone/>
                <wp:docPr id="48" name="直線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D7764" id="直線接點 4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pt,299.05pt" to="165.4pt,2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" strokecolor="#4472c4 [3204]" strokeweight="3pt">
                <v:stroke joinstyle="miter"/>
              </v:line>
            </w:pict>
          </mc:Fallback>
        </mc:AlternateContent>
      </w:r>
      <w:r w:rsidR="00D32FF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BF9A4E" wp14:editId="4E70C471">
                <wp:simplePos x="0" y="0"/>
                <wp:positionH relativeFrom="column">
                  <wp:posOffset>1505976</wp:posOffset>
                </wp:positionH>
                <wp:positionV relativeFrom="paragraph">
                  <wp:posOffset>6241415</wp:posOffset>
                </wp:positionV>
                <wp:extent cx="601980" cy="0"/>
                <wp:effectExtent l="0" t="19050" r="26670" b="1905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23586" id="直線接點 50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6pt,491.45pt" to="166pt,4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" strokecolor="#4472c4 [3204]" strokeweight="3pt">
                <v:stroke joinstyle="miter"/>
              </v:line>
            </w:pict>
          </mc:Fallback>
        </mc:AlternateContent>
      </w:r>
      <w:r w:rsidR="00125C8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DCC681" wp14:editId="5EF4E267">
                <wp:simplePos x="0" y="0"/>
                <wp:positionH relativeFrom="column">
                  <wp:posOffset>1493520</wp:posOffset>
                </wp:positionH>
                <wp:positionV relativeFrom="paragraph">
                  <wp:posOffset>1630045</wp:posOffset>
                </wp:positionV>
                <wp:extent cx="19050" cy="4632960"/>
                <wp:effectExtent l="19050" t="19050" r="19050" b="34290"/>
                <wp:wrapNone/>
                <wp:docPr id="51" name="直線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6329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19E5CD" id="直線接點 5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6pt,128.35pt" to="119.1pt,4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" strokecolor="#4472c4 [3204]" strokeweight="3pt">
                <v:stroke joinstyle="miter"/>
              </v:line>
            </w:pict>
          </mc:Fallback>
        </mc:AlternateContent>
      </w:r>
      <w:r w:rsidR="00125C8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FBC3D6" wp14:editId="0AC7D555">
                <wp:simplePos x="0" y="0"/>
                <wp:positionH relativeFrom="column">
                  <wp:posOffset>1474993</wp:posOffset>
                </wp:positionH>
                <wp:positionV relativeFrom="paragraph">
                  <wp:posOffset>1636469</wp:posOffset>
                </wp:positionV>
                <wp:extent cx="601980" cy="0"/>
                <wp:effectExtent l="0" t="19050" r="26670" b="19050"/>
                <wp:wrapNone/>
                <wp:docPr id="49" name="直線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E4C10" id="直線接點 49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28.85pt" to="163.55pt,1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" strokecolor="#4472c4 [3204]" strokeweight="3pt">
                <v:stroke joinstyle="miter"/>
              </v:line>
            </w:pict>
          </mc:Fallback>
        </mc:AlternateContent>
      </w:r>
      <w:r w:rsidR="00D92A1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38BB51" wp14:editId="7E0D627D">
                <wp:simplePos x="0" y="0"/>
                <wp:positionH relativeFrom="margin">
                  <wp:posOffset>4437529</wp:posOffset>
                </wp:positionH>
                <wp:positionV relativeFrom="paragraph">
                  <wp:posOffset>2689001</wp:posOffset>
                </wp:positionV>
                <wp:extent cx="1613647" cy="441960"/>
                <wp:effectExtent l="0" t="0" r="24765" b="1524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647" cy="441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50734" w14:textId="25E959D1" w:rsidR="00D92A10" w:rsidRDefault="00D92A10" w:rsidP="00D92A10">
                            <w:r>
                              <w:rPr>
                                <w:rFonts w:hint="eastAsia"/>
                              </w:rPr>
                              <w:t>累加值</w:t>
                            </w:r>
                            <w:r w:rsidR="00125C82"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的狀況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8BB51" id="文字方塊 47" o:spid="_x0000_s1030" type="#_x0000_t202" style="position:absolute;left:0;text-align:left;margin-left:349.4pt;margin-top:211.75pt;width:127.05pt;height:34.8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" fillcolor="white [3201]" strokecolor="#ed7d31 [3205]" strokeweight="1pt">
                <v:textbox>
                  <w:txbxContent>
                    <w:p w14:paraId="78F50734" w14:textId="25E959D1" w:rsidR="00D92A10" w:rsidRDefault="00D92A10" w:rsidP="00D92A10">
                      <w:r>
                        <w:rPr>
                          <w:rFonts w:hint="eastAsia"/>
                        </w:rPr>
                        <w:t>累加值</w:t>
                      </w:r>
                      <w:r w:rsidR="00125C82"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的狀況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2A1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15B247" wp14:editId="64BCD3DA">
                <wp:simplePos x="0" y="0"/>
                <wp:positionH relativeFrom="column">
                  <wp:posOffset>3347720</wp:posOffset>
                </wp:positionH>
                <wp:positionV relativeFrom="paragraph">
                  <wp:posOffset>2900456</wp:posOffset>
                </wp:positionV>
                <wp:extent cx="1051560" cy="15240"/>
                <wp:effectExtent l="0" t="76200" r="15240" b="80010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E179C" id="直線單箭頭接點 46" o:spid="_x0000_s1026" type="#_x0000_t32" style="position:absolute;margin-left:263.6pt;margin-top:228.4pt;width:82.8pt;height:1.2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" strokecolor="#ed7d31 [3205]" strokeweight="2.25pt">
                <v:stroke endarrow="block" joinstyle="miter"/>
              </v:shape>
            </w:pict>
          </mc:Fallback>
        </mc:AlternateContent>
      </w:r>
      <w:r w:rsidR="00D92A1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E1C4B1" wp14:editId="0AC9EA7E">
                <wp:simplePos x="0" y="0"/>
                <wp:positionH relativeFrom="column">
                  <wp:posOffset>3121025</wp:posOffset>
                </wp:positionH>
                <wp:positionV relativeFrom="paragraph">
                  <wp:posOffset>2984388</wp:posOffset>
                </wp:positionV>
                <wp:extent cx="164592" cy="3048"/>
                <wp:effectExtent l="0" t="0" r="26035" b="3556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" cy="30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AD2D4" id="直線接點 45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5pt,235pt" to="258.7pt,2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" strokecolor="#ed7d31 [3205]" strokeweight="1.5pt">
                <v:stroke joinstyle="miter"/>
              </v:line>
            </w:pict>
          </mc:Fallback>
        </mc:AlternateContent>
      </w:r>
      <w:r w:rsidR="006009D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FFC55" wp14:editId="3AAD50B4">
                <wp:simplePos x="0" y="0"/>
                <wp:positionH relativeFrom="margin">
                  <wp:align>right</wp:align>
                </wp:positionH>
                <wp:positionV relativeFrom="paragraph">
                  <wp:posOffset>567055</wp:posOffset>
                </wp:positionV>
                <wp:extent cx="777240" cy="441960"/>
                <wp:effectExtent l="0" t="0" r="22860" b="1524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441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D15A6" w14:textId="7DB5CFC8" w:rsidR="006009D2" w:rsidRDefault="006009D2">
                            <w:r>
                              <w:rPr>
                                <w:rFonts w:hint="eastAsia"/>
                              </w:rPr>
                              <w:t>起始值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FC55" id="文字方塊 44" o:spid="_x0000_s1031" type="#_x0000_t202" style="position:absolute;left:0;text-align:left;margin-left:10pt;margin-top:44.65pt;width:61.2pt;height:34.8pt;z-index:2516787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" fillcolor="white [3201]" strokecolor="#ed7d31 [3205]" strokeweight="1pt">
                <v:textbox>
                  <w:txbxContent>
                    <w:p w14:paraId="503D15A6" w14:textId="7DB5CFC8" w:rsidR="006009D2" w:rsidRDefault="006009D2">
                      <w:r>
                        <w:rPr>
                          <w:rFonts w:hint="eastAsia"/>
                        </w:rPr>
                        <w:t>起始值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09D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D16BDD" wp14:editId="0AF8BCF0">
                <wp:simplePos x="0" y="0"/>
                <wp:positionH relativeFrom="column">
                  <wp:posOffset>3346704</wp:posOffset>
                </wp:positionH>
                <wp:positionV relativeFrom="paragraph">
                  <wp:posOffset>792607</wp:posOffset>
                </wp:positionV>
                <wp:extent cx="1051560" cy="15240"/>
                <wp:effectExtent l="0" t="76200" r="15240" b="8001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152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D943" id="直線單箭頭接點 22" o:spid="_x0000_s1026" type="#_x0000_t32" style="position:absolute;margin-left:263.5pt;margin-top:62.4pt;width:82.8pt;height:1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" strokecolor="#ed7d31 [3205]" strokeweight="2.25pt">
                <v:stroke endarrow="block" joinstyle="miter"/>
              </v:shape>
            </w:pict>
          </mc:Fallback>
        </mc:AlternateContent>
      </w:r>
      <w:r w:rsidR="006009D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9EE3A1" wp14:editId="18A2B160">
                <wp:simplePos x="0" y="0"/>
                <wp:positionH relativeFrom="column">
                  <wp:posOffset>3133344</wp:posOffset>
                </wp:positionH>
                <wp:positionV relativeFrom="paragraph">
                  <wp:posOffset>865759</wp:posOffset>
                </wp:positionV>
                <wp:extent cx="164592" cy="3048"/>
                <wp:effectExtent l="0" t="0" r="26035" b="35560"/>
                <wp:wrapNone/>
                <wp:docPr id="41" name="直線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" cy="304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9E6C4" id="直線接點 41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pt,68.15pt" to="259.65pt,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" strokecolor="#ed7d31 [3205]" strokeweight="1.5pt">
                <v:stroke joinstyle="miter"/>
              </v:line>
            </w:pict>
          </mc:Fallback>
        </mc:AlternateContent>
      </w:r>
      <w:r w:rsidR="0082481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7EBF5" wp14:editId="3DDDBDA8">
                <wp:simplePos x="0" y="0"/>
                <wp:positionH relativeFrom="column">
                  <wp:posOffset>723900</wp:posOffset>
                </wp:positionH>
                <wp:positionV relativeFrom="paragraph">
                  <wp:posOffset>1101408</wp:posOffset>
                </wp:positionV>
                <wp:extent cx="776288" cy="4762"/>
                <wp:effectExtent l="0" t="95250" r="0" b="10985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288" cy="476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86148" id="直線單箭頭接點 39" o:spid="_x0000_s1026" type="#_x0000_t32" style="position:absolute;margin-left:57pt;margin-top:86.75pt;width:61.15pt;height: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" strokecolor="#4472c4 [3204]" strokeweight="3pt">
                <v:stroke endarrow="block" joinstyle="miter"/>
              </v:shape>
            </w:pict>
          </mc:Fallback>
        </mc:AlternateContent>
      </w:r>
      <w:r w:rsidR="0082481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7B48CD" wp14:editId="59209B04">
                <wp:simplePos x="0" y="0"/>
                <wp:positionH relativeFrom="column">
                  <wp:posOffset>1478439</wp:posOffset>
                </wp:positionH>
                <wp:positionV relativeFrom="paragraph">
                  <wp:posOffset>1525112</wp:posOffset>
                </wp:positionV>
                <wp:extent cx="601980" cy="0"/>
                <wp:effectExtent l="0" t="19050" r="26670" b="19050"/>
                <wp:wrapNone/>
                <wp:docPr id="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0F9BE" id="直線接點 3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120.1pt" to="163.8pt,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" strokecolor="#4472c4 [3204]" strokeweight="3pt">
                <v:stroke joinstyle="miter"/>
              </v:line>
            </w:pict>
          </mc:Fallback>
        </mc:AlternateContent>
      </w:r>
      <w:r w:rsidR="0082481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9E876" wp14:editId="525732A8">
                <wp:simplePos x="0" y="0"/>
                <wp:positionH relativeFrom="column">
                  <wp:posOffset>1491298</wp:posOffset>
                </wp:positionH>
                <wp:positionV relativeFrom="paragraph">
                  <wp:posOffset>637222</wp:posOffset>
                </wp:positionV>
                <wp:extent cx="0" cy="906517"/>
                <wp:effectExtent l="19050" t="0" r="19050" b="27305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51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3CDA4E" id="直線接點 3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5pt,50.15pt" to="117.45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" strokecolor="#4472c4 [3204]" strokeweight="3pt">
                <v:stroke joinstyle="miter"/>
              </v:line>
            </w:pict>
          </mc:Fallback>
        </mc:AlternateContent>
      </w:r>
      <w:r w:rsidR="0082481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3FD295" wp14:editId="1ECA4436">
                <wp:simplePos x="0" y="0"/>
                <wp:positionH relativeFrom="column">
                  <wp:posOffset>1470660</wp:posOffset>
                </wp:positionH>
                <wp:positionV relativeFrom="paragraph">
                  <wp:posOffset>654685</wp:posOffset>
                </wp:positionV>
                <wp:extent cx="601980" cy="0"/>
                <wp:effectExtent l="0" t="19050" r="26670" b="19050"/>
                <wp:wrapNone/>
                <wp:docPr id="37" name="直線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3FFB2" id="直線接點 3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1.55pt" to="163.2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" strokecolor="#4472c4 [3204]" strokeweight="3pt">
                <v:stroke joinstyle="miter"/>
              </v:line>
            </w:pict>
          </mc:Fallback>
        </mc:AlternateContent>
      </w:r>
      <w:r w:rsidR="0043030D">
        <w:rPr>
          <w:noProof/>
        </w:rPr>
        <w:drawing>
          <wp:inline distT="0" distB="0" distL="0" distR="0" wp14:anchorId="3F15342B" wp14:editId="24BC5D38">
            <wp:extent cx="1727605" cy="6545580"/>
            <wp:effectExtent l="0" t="0" r="635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63" cy="66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B1C8" w14:textId="4F70DBAF" w:rsidR="0043030D" w:rsidRPr="0043030D" w:rsidRDefault="0043030D" w:rsidP="00125C82">
      <w:pPr>
        <w:pStyle w:val="ae"/>
        <w:widowControl w:val="0"/>
        <w:ind w:left="480" w:firstLine="480"/>
        <w:jc w:val="center"/>
        <w:rPr>
          <w:rFonts w:ascii="華康中黑體" w:hAnsi="華康中黑體" w:cs="華康中黑體"/>
          <w:sz w:val="24"/>
          <w:szCs w:val="24"/>
        </w:rPr>
      </w:pPr>
      <w:bookmarkStart w:id="37" w:name="_Ref144299886"/>
      <w:bookmarkStart w:id="38" w:name="_Ref144299868"/>
      <w:r w:rsidRPr="0043030D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43030D">
        <w:rPr>
          <w:rFonts w:ascii="華康中黑體" w:hAnsi="華康中黑體" w:cs="華康中黑體"/>
          <w:sz w:val="24"/>
          <w:szCs w:val="24"/>
        </w:rPr>
        <w:fldChar w:fldCharType="begin"/>
      </w:r>
      <w:r w:rsidRPr="0043030D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43030D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43030D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43030D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8</w:t>
      </w:r>
      <w:r w:rsidRPr="0043030D">
        <w:rPr>
          <w:rFonts w:ascii="華康中黑體" w:hAnsi="華康中黑體" w:cs="華康中黑體"/>
          <w:sz w:val="24"/>
          <w:szCs w:val="24"/>
        </w:rPr>
        <w:fldChar w:fldCharType="end"/>
      </w:r>
      <w:bookmarkEnd w:id="37"/>
      <w:r w:rsidRPr="0043030D">
        <w:rPr>
          <w:rFonts w:ascii="華康中黑體" w:hAnsi="華康中黑體" w:cs="華康中黑體" w:hint="eastAsia"/>
          <w:sz w:val="24"/>
          <w:szCs w:val="24"/>
        </w:rPr>
        <w:t xml:space="preserve"> </w:t>
      </w:r>
      <w:r w:rsidRPr="0043030D">
        <w:rPr>
          <w:rFonts w:ascii="華康中黑體" w:hAnsi="華康中黑體" w:cs="華康中黑體"/>
          <w:sz w:val="24"/>
          <w:szCs w:val="24"/>
        </w:rPr>
        <w:t>C/NO</w:t>
      </w:r>
      <w:r w:rsidRPr="0043030D">
        <w:rPr>
          <w:rFonts w:ascii="華康中黑體" w:hAnsi="華康中黑體" w:cs="華康中黑體" w:hint="eastAsia"/>
          <w:sz w:val="24"/>
          <w:szCs w:val="24"/>
        </w:rPr>
        <w:t>範例</w:t>
      </w:r>
      <w:bookmarkEnd w:id="38"/>
    </w:p>
    <w:p w14:paraId="25BC3DA4" w14:textId="09CA2FAA" w:rsidR="001437D0" w:rsidRDefault="00B129D6" w:rsidP="003D128F">
      <w:pPr>
        <w:pStyle w:val="1"/>
        <w:keepNext w:val="0"/>
        <w:widowControl w:val="0"/>
      </w:pPr>
      <w:bookmarkStart w:id="39" w:name="_Toc144293873"/>
      <w:r>
        <w:rPr>
          <w:rFonts w:hint="eastAsia"/>
        </w:rPr>
        <w:t>第</w:t>
      </w:r>
      <w:r>
        <w:rPr>
          <w:rFonts w:hint="eastAsia"/>
        </w:rPr>
        <w:t>2</w:t>
      </w:r>
      <w:r w:rsidR="001A18E2">
        <w:rPr>
          <w:rFonts w:hint="eastAsia"/>
        </w:rPr>
        <w:t>章</w:t>
      </w:r>
      <w:r>
        <w:rPr>
          <w:rFonts w:hint="eastAsia"/>
        </w:rPr>
        <w:t xml:space="preserve"> </w:t>
      </w:r>
      <w:r w:rsidR="007B4F39">
        <w:rPr>
          <w:rFonts w:hint="eastAsia"/>
        </w:rPr>
        <w:t>系統</w:t>
      </w:r>
      <w:r>
        <w:rPr>
          <w:rFonts w:hint="eastAsia"/>
        </w:rPr>
        <w:t>環境</w:t>
      </w:r>
      <w:bookmarkEnd w:id="39"/>
    </w:p>
    <w:p w14:paraId="35BAF86B" w14:textId="4DDD9239" w:rsidR="007B4F39" w:rsidRDefault="007B4F39">
      <w:pPr>
        <w:pStyle w:val="2"/>
        <w:keepNext w:val="0"/>
        <w:widowControl w:val="0"/>
        <w:spacing w:line="360" w:lineRule="auto"/>
        <w:pPrChange w:id="40" w:author="Odin Weng" w:date="2023-08-30T09:46:00Z">
          <w:pPr>
            <w:pStyle w:val="2"/>
            <w:keepNext w:val="0"/>
            <w:widowControl w:val="0"/>
          </w:pPr>
        </w:pPrChange>
      </w:pPr>
      <w:bookmarkStart w:id="41" w:name="_Toc144293874"/>
      <w:r w:rsidRPr="007B4F39">
        <w:rPr>
          <w:rFonts w:cs="Arial"/>
        </w:rPr>
        <w:lastRenderedPageBreak/>
        <w:t>2.1</w:t>
      </w:r>
      <w:r>
        <w:rPr>
          <w:rFonts w:hint="eastAsia"/>
        </w:rPr>
        <w:t>初始環境設定</w:t>
      </w:r>
      <w:bookmarkEnd w:id="41"/>
    </w:p>
    <w:p w14:paraId="3F1D5D13" w14:textId="35671375" w:rsidR="00A82F6F" w:rsidRDefault="00A82F6F">
      <w:pPr>
        <w:pStyle w:val="3"/>
        <w:keepNext w:val="0"/>
        <w:widowControl w:val="0"/>
        <w:spacing w:line="360" w:lineRule="auto"/>
        <w:rPr>
          <w:rFonts w:cs="Arial"/>
        </w:rPr>
        <w:pPrChange w:id="42" w:author="Odin Weng" w:date="2023-08-30T09:46:00Z">
          <w:pPr>
            <w:pStyle w:val="3"/>
            <w:keepNext w:val="0"/>
            <w:widowControl w:val="0"/>
          </w:pPr>
        </w:pPrChange>
      </w:pPr>
      <w:bookmarkStart w:id="43" w:name="_Toc144293875"/>
      <w:r w:rsidRPr="007B4F39">
        <w:rPr>
          <w:rFonts w:cs="Arial"/>
        </w:rPr>
        <w:t>2.</w:t>
      </w:r>
      <w:r>
        <w:rPr>
          <w:rFonts w:cs="Arial" w:hint="eastAsia"/>
        </w:rPr>
        <w:t>1</w:t>
      </w:r>
      <w:r w:rsidRPr="007B4F39">
        <w:rPr>
          <w:rFonts w:cs="Arial"/>
        </w:rPr>
        <w:t>.1</w:t>
      </w:r>
      <w:r>
        <w:rPr>
          <w:rFonts w:cs="Arial" w:hint="eastAsia"/>
        </w:rPr>
        <w:t xml:space="preserve"> </w:t>
      </w:r>
      <w:r>
        <w:rPr>
          <w:rFonts w:cs="Arial" w:hint="eastAsia"/>
        </w:rPr>
        <w:t>軟體安裝</w:t>
      </w:r>
      <w:bookmarkEnd w:id="43"/>
    </w:p>
    <w:p w14:paraId="64886530" w14:textId="7DC80220" w:rsidR="00A82F6F" w:rsidRPr="007B4F39" w:rsidRDefault="00A82F6F" w:rsidP="003D128F">
      <w:pPr>
        <w:widowControl w:val="0"/>
      </w:pPr>
      <w:r>
        <w:tab/>
      </w:r>
      <w:r w:rsidRPr="007B4F39">
        <w:rPr>
          <w:rFonts w:hint="eastAsia"/>
        </w:rPr>
        <w:t>開啟本</w:t>
      </w:r>
      <w:r>
        <w:rPr>
          <w:rFonts w:hint="eastAsia"/>
        </w:rPr>
        <w:t>系統</w:t>
      </w:r>
      <w:r w:rsidRPr="007B4F39">
        <w:rPr>
          <w:rFonts w:hint="eastAsia"/>
        </w:rPr>
        <w:t>前，若出現</w:t>
      </w:r>
      <w:r>
        <w:rPr>
          <w:rFonts w:hint="eastAsia"/>
        </w:rPr>
        <w:t>警告訊息</w:t>
      </w:r>
      <w:r>
        <w:rPr>
          <w:rFonts w:hint="eastAsia"/>
        </w:rPr>
        <w:t>(</w:t>
      </w:r>
      <w:r w:rsidR="008C219B">
        <w:rPr>
          <w:rFonts w:ascii="Arial" w:hAnsi="Arial" w:cs="Arial"/>
        </w:rPr>
        <w:fldChar w:fldCharType="begin"/>
      </w:r>
      <w:r w:rsidR="008C219B">
        <w:instrText xml:space="preserve"> </w:instrText>
      </w:r>
      <w:r w:rsidR="008C219B">
        <w:rPr>
          <w:rFonts w:hint="eastAsia"/>
        </w:rPr>
        <w:instrText>REF _Ref144295750 \h</w:instrText>
      </w:r>
      <w:r w:rsidR="008C219B">
        <w:instrText xml:space="preserve"> </w:instrText>
      </w:r>
      <w:r w:rsidR="008C219B">
        <w:rPr>
          <w:rFonts w:ascii="Arial" w:hAnsi="Arial" w:cs="Arial"/>
        </w:rPr>
      </w:r>
      <w:r w:rsidR="008C219B">
        <w:rPr>
          <w:rFonts w:ascii="Arial" w:hAnsi="Arial" w:cs="Arial"/>
        </w:rPr>
        <w:fldChar w:fldCharType="separate"/>
      </w:r>
      <w:r w:rsidR="008C219B" w:rsidRPr="008C219B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9</w:t>
      </w:r>
      <w:r w:rsidR="008C219B">
        <w:rPr>
          <w:rFonts w:ascii="Arial" w:hAnsi="Arial" w:cs="Arial"/>
        </w:rPr>
        <w:fldChar w:fldCharType="end"/>
      </w:r>
      <w:r>
        <w:rPr>
          <w:rFonts w:hint="eastAsia"/>
        </w:rPr>
        <w:t>)</w:t>
      </w:r>
      <w:r>
        <w:rPr>
          <w:rFonts w:hint="eastAsia"/>
        </w:rPr>
        <w:t>，</w:t>
      </w:r>
      <w:r w:rsidRPr="007B4F39">
        <w:rPr>
          <w:rFonts w:hint="eastAsia"/>
        </w:rPr>
        <w:t>請先安裝</w:t>
      </w:r>
      <w:r w:rsidRPr="007B4F39">
        <w:rPr>
          <w:rFonts w:hint="eastAsia"/>
        </w:rPr>
        <w:t>Bartender</w:t>
      </w:r>
      <w:r>
        <w:rPr>
          <w:rFonts w:hint="eastAsia"/>
        </w:rPr>
        <w:t>。</w:t>
      </w:r>
    </w:p>
    <w:p w14:paraId="1069CA6A" w14:textId="77777777" w:rsidR="008C219B" w:rsidRDefault="00A82F6F" w:rsidP="003D128F">
      <w:pPr>
        <w:widowControl w:val="0"/>
        <w:jc w:val="center"/>
      </w:pPr>
      <w:r w:rsidRPr="000A44C9">
        <w:rPr>
          <w:noProof/>
        </w:rPr>
        <w:drawing>
          <wp:inline distT="0" distB="0" distL="0" distR="0" wp14:anchorId="7263C947" wp14:editId="792D8CBF">
            <wp:extent cx="2430780" cy="2040939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5684" cy="20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C09F" w14:textId="25696282" w:rsidR="00A82F6F" w:rsidRPr="008C219B" w:rsidRDefault="008C219B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44" w:name="_Ref144295750"/>
      <w:r w:rsidRPr="008C219B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8C219B">
        <w:rPr>
          <w:rFonts w:ascii="華康中黑體" w:hAnsi="華康中黑體" w:cs="華康中黑體"/>
          <w:sz w:val="24"/>
          <w:szCs w:val="24"/>
        </w:rPr>
        <w:fldChar w:fldCharType="begin"/>
      </w:r>
      <w:r w:rsidRPr="008C219B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8C219B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8C219B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8C219B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9</w:t>
      </w:r>
      <w:r w:rsidRPr="008C219B">
        <w:rPr>
          <w:rFonts w:ascii="華康中黑體" w:hAnsi="華康中黑體" w:cs="華康中黑體"/>
          <w:sz w:val="24"/>
          <w:szCs w:val="24"/>
        </w:rPr>
        <w:fldChar w:fldCharType="end"/>
      </w:r>
      <w:bookmarkEnd w:id="44"/>
      <w:r w:rsidRPr="008C219B">
        <w:rPr>
          <w:rFonts w:ascii="華康中黑體" w:hAnsi="華康中黑體" w:cs="華康中黑體" w:hint="eastAsia"/>
          <w:sz w:val="24"/>
          <w:szCs w:val="24"/>
        </w:rPr>
        <w:t xml:space="preserve"> 警告訊息</w:t>
      </w:r>
    </w:p>
    <w:p w14:paraId="00D8BA06" w14:textId="622B980E" w:rsidR="00D17B1D" w:rsidRDefault="00D17B1D" w:rsidP="003D128F">
      <w:pPr>
        <w:pStyle w:val="3"/>
        <w:keepNext w:val="0"/>
        <w:widowControl w:val="0"/>
      </w:pPr>
      <w:bookmarkStart w:id="45" w:name="_Toc144293876"/>
      <w:r>
        <w:rPr>
          <w:rFonts w:hint="eastAsia"/>
        </w:rPr>
        <w:t>2.1.2</w:t>
      </w:r>
      <w:r w:rsidR="00AE459D">
        <w:rPr>
          <w:rFonts w:hint="eastAsia"/>
        </w:rPr>
        <w:t xml:space="preserve"> </w:t>
      </w:r>
      <w:r>
        <w:rPr>
          <w:rFonts w:hint="eastAsia"/>
        </w:rPr>
        <w:t>印表機安裝</w:t>
      </w:r>
      <w:bookmarkEnd w:id="45"/>
    </w:p>
    <w:p w14:paraId="0DE25132" w14:textId="1E0A2265" w:rsidR="00E125D1" w:rsidRDefault="00E125D1" w:rsidP="003D128F">
      <w:pPr>
        <w:widowControl w:val="0"/>
        <w:ind w:left="480" w:firstLine="240"/>
        <w:rPr>
          <w:rFonts w:ascii="華康中黑體" w:hAnsi="華康中黑體" w:cs="華康中黑體"/>
        </w:rPr>
      </w:pPr>
      <w:r w:rsidRPr="00E125D1">
        <w:rPr>
          <w:rFonts w:hint="eastAsia"/>
        </w:rPr>
        <w:t>執行程式前，請先</w:t>
      </w:r>
      <w:r w:rsidR="006A295D" w:rsidRPr="00E125D1">
        <w:rPr>
          <w:rFonts w:hint="eastAsia"/>
        </w:rPr>
        <w:t>檢查</w:t>
      </w:r>
      <w:r w:rsidR="0090140E">
        <w:rPr>
          <w:rFonts w:hint="eastAsia"/>
        </w:rPr>
        <w:t>電腦的</w:t>
      </w:r>
      <w:r>
        <w:rPr>
          <w:rFonts w:ascii="華康中黑體" w:hAnsi="華康中黑體" w:cs="華康中黑體" w:hint="eastAsia"/>
        </w:rPr>
        <w:t>「</w:t>
      </w:r>
      <w:r w:rsidRPr="00E125D1">
        <w:rPr>
          <w:rFonts w:hint="eastAsia"/>
        </w:rPr>
        <w:t>設定</w:t>
      </w:r>
      <w:r w:rsidRPr="00E125D1">
        <w:rPr>
          <w:rFonts w:hint="eastAsia"/>
        </w:rPr>
        <w:t>\</w:t>
      </w:r>
      <w:r w:rsidRPr="00E125D1">
        <w:rPr>
          <w:rFonts w:hint="eastAsia"/>
        </w:rPr>
        <w:t>藍芽與裝置</w:t>
      </w:r>
      <w:r w:rsidRPr="00E125D1">
        <w:rPr>
          <w:rFonts w:hint="eastAsia"/>
        </w:rPr>
        <w:t>\</w:t>
      </w:r>
      <w:proofErr w:type="gramStart"/>
      <w:r w:rsidRPr="00E125D1">
        <w:rPr>
          <w:rFonts w:hint="eastAsia"/>
        </w:rPr>
        <w:t>引表機</w:t>
      </w:r>
      <w:proofErr w:type="gramEnd"/>
      <w:r w:rsidRPr="00E125D1">
        <w:rPr>
          <w:rFonts w:hint="eastAsia"/>
        </w:rPr>
        <w:t>與掃描器</w:t>
      </w:r>
      <w:r>
        <w:rPr>
          <w:rFonts w:ascii="華康中黑體" w:hAnsi="華康中黑體" w:cs="華康中黑體" w:hint="eastAsia"/>
        </w:rPr>
        <w:t>」</w:t>
      </w:r>
      <w:r w:rsidR="00206C8F">
        <w:rPr>
          <w:rFonts w:hint="eastAsia"/>
        </w:rPr>
        <w:t>(</w:t>
      </w:r>
      <w:r w:rsidR="00C278C4">
        <w:rPr>
          <w:rFonts w:ascii="Arial" w:hAnsi="Arial" w:cs="Arial"/>
        </w:rPr>
        <w:fldChar w:fldCharType="begin"/>
      </w:r>
      <w:r w:rsidR="00C278C4">
        <w:instrText xml:space="preserve"> </w:instrText>
      </w:r>
      <w:r w:rsidR="00C278C4">
        <w:rPr>
          <w:rFonts w:hint="eastAsia"/>
        </w:rPr>
        <w:instrText>REF _Ref144295811 \h</w:instrText>
      </w:r>
      <w:r w:rsidR="00C278C4">
        <w:instrText xml:space="preserve"> </w:instrText>
      </w:r>
      <w:r w:rsidR="00C278C4">
        <w:rPr>
          <w:rFonts w:ascii="Arial" w:hAnsi="Arial" w:cs="Arial"/>
        </w:rPr>
      </w:r>
      <w:r w:rsidR="00C278C4">
        <w:rPr>
          <w:rFonts w:ascii="Arial" w:hAnsi="Arial" w:cs="Arial"/>
        </w:rPr>
        <w:fldChar w:fldCharType="separate"/>
      </w:r>
      <w:r w:rsidR="00C278C4" w:rsidRPr="00C278C4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10</w:t>
      </w:r>
      <w:r w:rsidR="00C278C4">
        <w:rPr>
          <w:rFonts w:ascii="Arial" w:hAnsi="Arial" w:cs="Arial"/>
        </w:rPr>
        <w:fldChar w:fldCharType="end"/>
      </w:r>
      <w:r w:rsidR="00206C8F">
        <w:rPr>
          <w:rFonts w:hint="eastAsia"/>
        </w:rPr>
        <w:t>)</w:t>
      </w:r>
      <w:r w:rsidRPr="00E125D1">
        <w:rPr>
          <w:rFonts w:hint="eastAsia"/>
        </w:rPr>
        <w:t>是否有印表機</w:t>
      </w:r>
      <w:r>
        <w:rPr>
          <w:rFonts w:ascii="華康中黑體" w:hAnsi="華康中黑體" w:cs="華康中黑體" w:hint="eastAsia"/>
        </w:rPr>
        <w:t>「</w:t>
      </w:r>
      <w:r w:rsidRPr="00E125D1">
        <w:rPr>
          <w:rFonts w:hint="eastAsia"/>
        </w:rPr>
        <w:t>EPSON LQ-690CII</w:t>
      </w:r>
      <w:r>
        <w:rPr>
          <w:rFonts w:ascii="華康中黑體" w:hAnsi="華康中黑體" w:cs="華康中黑體" w:hint="eastAsia"/>
        </w:rPr>
        <w:t>」</w:t>
      </w:r>
    </w:p>
    <w:p w14:paraId="5B5ED745" w14:textId="65FA4417" w:rsidR="00C278C4" w:rsidRDefault="002C1D4C" w:rsidP="003D128F">
      <w:pPr>
        <w:widowControl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132090" wp14:editId="77296FD6">
                <wp:simplePos x="0" y="0"/>
                <wp:positionH relativeFrom="column">
                  <wp:posOffset>1714500</wp:posOffset>
                </wp:positionH>
                <wp:positionV relativeFrom="paragraph">
                  <wp:posOffset>1336675</wp:posOffset>
                </wp:positionV>
                <wp:extent cx="975360" cy="297180"/>
                <wp:effectExtent l="19050" t="19050" r="15240" b="2667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B2CD0" id="矩形 30" o:spid="_x0000_s1026" style="position:absolute;margin-left:135pt;margin-top:105.25pt;width:76.8pt;height:23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" filled="f" strokecolor="#ed7d31 [3205]" strokeweight="2.25pt">
                <v:stroke joinstyle="round"/>
              </v:rect>
            </w:pict>
          </mc:Fallback>
        </mc:AlternateContent>
      </w:r>
      <w:r w:rsidR="00206C8F" w:rsidRPr="009D55A6">
        <w:rPr>
          <w:noProof/>
        </w:rPr>
        <w:drawing>
          <wp:inline distT="0" distB="0" distL="0" distR="0" wp14:anchorId="29373802" wp14:editId="2F95AB1C">
            <wp:extent cx="5244999" cy="385197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605" cy="38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D8EA" w14:textId="10A98CDF" w:rsidR="00206C8F" w:rsidRPr="00C278C4" w:rsidRDefault="00C278C4">
      <w:pPr>
        <w:pStyle w:val="ae"/>
        <w:widowControl w:val="0"/>
        <w:jc w:val="center"/>
        <w:rPr>
          <w:rFonts w:ascii="華康中黑體" w:hAnsi="華康中黑體" w:cs="華康中黑體"/>
          <w:szCs w:val="24"/>
        </w:rPr>
        <w:pPrChange w:id="46" w:author="Odin Weng" w:date="2023-08-30T09:53:00Z">
          <w:pPr>
            <w:widowControl w:val="0"/>
            <w:ind w:left="480"/>
            <w:jc w:val="center"/>
          </w:pPr>
        </w:pPrChange>
      </w:pPr>
      <w:bookmarkStart w:id="47" w:name="_Ref144295811"/>
      <w:r w:rsidRPr="00C278C4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C278C4">
        <w:rPr>
          <w:rFonts w:ascii="華康中黑體" w:hAnsi="華康中黑體" w:cs="華康中黑體"/>
          <w:sz w:val="24"/>
          <w:szCs w:val="24"/>
        </w:rPr>
        <w:fldChar w:fldCharType="begin"/>
      </w:r>
      <w:r w:rsidRPr="00C278C4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C278C4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C278C4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C278C4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10</w:t>
      </w:r>
      <w:r w:rsidRPr="00C278C4">
        <w:rPr>
          <w:rFonts w:ascii="華康中黑體" w:hAnsi="華康中黑體" w:cs="華康中黑體"/>
          <w:sz w:val="24"/>
          <w:szCs w:val="24"/>
        </w:rPr>
        <w:fldChar w:fldCharType="end"/>
      </w:r>
      <w:bookmarkEnd w:id="47"/>
      <w:r w:rsidRPr="00C278C4">
        <w:rPr>
          <w:rFonts w:ascii="華康中黑體" w:hAnsi="華康中黑體" w:cs="華康中黑體" w:hint="eastAsia"/>
          <w:sz w:val="24"/>
          <w:szCs w:val="24"/>
        </w:rPr>
        <w:t xml:space="preserve"> 設定\藍芽與裝置\</w:t>
      </w:r>
      <w:proofErr w:type="gramStart"/>
      <w:r w:rsidRPr="00C278C4">
        <w:rPr>
          <w:rFonts w:ascii="華康中黑體" w:hAnsi="華康中黑體" w:cs="華康中黑體" w:hint="eastAsia"/>
          <w:sz w:val="24"/>
          <w:szCs w:val="24"/>
        </w:rPr>
        <w:t>引表機</w:t>
      </w:r>
      <w:proofErr w:type="gramEnd"/>
      <w:r w:rsidRPr="00C278C4">
        <w:rPr>
          <w:rFonts w:ascii="華康中黑體" w:hAnsi="華康中黑體" w:cs="華康中黑體" w:hint="eastAsia"/>
          <w:sz w:val="24"/>
          <w:szCs w:val="24"/>
        </w:rPr>
        <w:t>與掃描器</w:t>
      </w:r>
    </w:p>
    <w:p w14:paraId="5C80AB4A" w14:textId="730C1287" w:rsidR="00800099" w:rsidRDefault="00800099">
      <w:pPr>
        <w:pStyle w:val="2"/>
        <w:keepNext w:val="0"/>
        <w:widowControl w:val="0"/>
        <w:spacing w:line="360" w:lineRule="auto"/>
        <w:pPrChange w:id="48" w:author="Odin Weng" w:date="2023-08-30T09:46:00Z">
          <w:pPr>
            <w:pStyle w:val="2"/>
            <w:keepNext w:val="0"/>
            <w:widowControl w:val="0"/>
          </w:pPr>
        </w:pPrChange>
      </w:pPr>
      <w:bookmarkStart w:id="49" w:name="_Toc144293877"/>
      <w:r>
        <w:rPr>
          <w:rFonts w:hint="eastAsia"/>
        </w:rPr>
        <w:t xml:space="preserve">2.2 </w:t>
      </w:r>
      <w:r>
        <w:rPr>
          <w:rFonts w:hint="eastAsia"/>
        </w:rPr>
        <w:t>印表機設定</w:t>
      </w:r>
      <w:bookmarkEnd w:id="49"/>
    </w:p>
    <w:p w14:paraId="312FA999" w14:textId="7DDF7819" w:rsidR="00800099" w:rsidRDefault="00800099">
      <w:pPr>
        <w:pStyle w:val="3"/>
        <w:keepNext w:val="0"/>
        <w:widowControl w:val="0"/>
        <w:spacing w:line="360" w:lineRule="auto"/>
        <w:pPrChange w:id="50" w:author="Odin Weng" w:date="2023-08-30T09:46:00Z">
          <w:pPr>
            <w:pStyle w:val="3"/>
            <w:keepNext w:val="0"/>
            <w:widowControl w:val="0"/>
          </w:pPr>
        </w:pPrChange>
      </w:pPr>
      <w:bookmarkStart w:id="51" w:name="_Toc144293878"/>
      <w:r>
        <w:rPr>
          <w:rFonts w:hint="eastAsia"/>
        </w:rPr>
        <w:t xml:space="preserve">2.2.1 </w:t>
      </w:r>
      <w:r>
        <w:rPr>
          <w:rFonts w:hint="eastAsia"/>
        </w:rPr>
        <w:t>紙張大小設定</w:t>
      </w:r>
      <w:bookmarkEnd w:id="51"/>
    </w:p>
    <w:p w14:paraId="010F5A23" w14:textId="3CBA1F54" w:rsidR="00800099" w:rsidRDefault="00800099" w:rsidP="003D128F">
      <w:pPr>
        <w:widowControl w:val="0"/>
      </w:pPr>
      <w:r>
        <w:tab/>
      </w:r>
      <w:r w:rsidR="00043436">
        <w:rPr>
          <w:rFonts w:hint="eastAsia"/>
        </w:rPr>
        <w:t>執行程式前，請先行</w:t>
      </w:r>
      <w:r w:rsidR="00963455">
        <w:rPr>
          <w:rFonts w:hint="eastAsia"/>
        </w:rPr>
        <w:t>前往</w:t>
      </w:r>
      <w:r w:rsidR="00141296">
        <w:rPr>
          <w:rFonts w:hint="eastAsia"/>
        </w:rPr>
        <w:t>電腦的</w:t>
      </w:r>
      <w:r w:rsidR="00141296">
        <w:rPr>
          <w:rFonts w:ascii="華康中黑體" w:hAnsi="華康中黑體" w:cs="華康中黑體" w:hint="eastAsia"/>
        </w:rPr>
        <w:t>「</w:t>
      </w:r>
      <w:r w:rsidR="00141296" w:rsidRPr="00E125D1">
        <w:rPr>
          <w:rFonts w:hint="eastAsia"/>
        </w:rPr>
        <w:t>設定</w:t>
      </w:r>
      <w:r w:rsidR="00141296" w:rsidRPr="00E125D1">
        <w:rPr>
          <w:rFonts w:hint="eastAsia"/>
        </w:rPr>
        <w:t>\</w:t>
      </w:r>
      <w:r w:rsidR="00141296" w:rsidRPr="00E125D1">
        <w:rPr>
          <w:rFonts w:hint="eastAsia"/>
        </w:rPr>
        <w:t>藍芽與裝置</w:t>
      </w:r>
      <w:r w:rsidR="00141296" w:rsidRPr="00E125D1">
        <w:rPr>
          <w:rFonts w:hint="eastAsia"/>
        </w:rPr>
        <w:t>\</w:t>
      </w:r>
      <w:proofErr w:type="gramStart"/>
      <w:r w:rsidR="00141296" w:rsidRPr="00E125D1">
        <w:rPr>
          <w:rFonts w:hint="eastAsia"/>
        </w:rPr>
        <w:t>引表機</w:t>
      </w:r>
      <w:proofErr w:type="gramEnd"/>
      <w:r w:rsidR="00141296" w:rsidRPr="00E125D1">
        <w:rPr>
          <w:rFonts w:hint="eastAsia"/>
        </w:rPr>
        <w:t>與掃描器</w:t>
      </w:r>
      <w:r w:rsidR="00141296">
        <w:rPr>
          <w:rFonts w:ascii="華康中黑體" w:hAnsi="華康中黑體" w:cs="華康中黑體" w:hint="eastAsia"/>
        </w:rPr>
        <w:t>」</w:t>
      </w:r>
      <w:r w:rsidR="00043436">
        <w:rPr>
          <w:rFonts w:hint="eastAsia"/>
        </w:rPr>
        <w:t>，</w:t>
      </w:r>
      <w:r w:rsidR="00963455">
        <w:rPr>
          <w:rFonts w:hint="eastAsia"/>
        </w:rPr>
        <w:t>檢查</w:t>
      </w:r>
      <w:r w:rsidR="00963455">
        <w:rPr>
          <w:rFonts w:ascii="華康中黑體" w:hAnsi="華康中黑體" w:cs="華康中黑體" w:hint="eastAsia"/>
        </w:rPr>
        <w:t>「</w:t>
      </w:r>
      <w:r w:rsidR="00043436">
        <w:rPr>
          <w:rFonts w:hint="eastAsia"/>
        </w:rPr>
        <w:t>列印喜好設定</w:t>
      </w:r>
      <w:r w:rsidR="00043436">
        <w:rPr>
          <w:rFonts w:hint="eastAsia"/>
        </w:rPr>
        <w:t>\</w:t>
      </w:r>
      <w:r w:rsidR="00043436">
        <w:rPr>
          <w:rFonts w:hint="eastAsia"/>
        </w:rPr>
        <w:t>紙張品質</w:t>
      </w:r>
      <w:r w:rsidR="00043436">
        <w:rPr>
          <w:rFonts w:hint="eastAsia"/>
        </w:rPr>
        <w:t>\</w:t>
      </w:r>
      <w:r w:rsidR="00043436">
        <w:rPr>
          <w:rFonts w:hint="eastAsia"/>
        </w:rPr>
        <w:t>進階</w:t>
      </w:r>
      <w:r w:rsidR="00963455">
        <w:rPr>
          <w:rFonts w:hint="eastAsia"/>
        </w:rPr>
        <w:t>選項</w:t>
      </w:r>
      <w:r w:rsidR="00963455">
        <w:rPr>
          <w:rFonts w:ascii="華康中黑體" w:hAnsi="華康中黑體" w:cs="華康中黑體" w:hint="eastAsia"/>
        </w:rPr>
        <w:t>」(</w:t>
      </w:r>
      <w:r w:rsidR="009C5B48">
        <w:rPr>
          <w:rFonts w:ascii="Arial" w:hAnsi="Arial" w:cs="Arial"/>
        </w:rPr>
        <w:fldChar w:fldCharType="begin"/>
      </w:r>
      <w:r w:rsidR="009C5B48">
        <w:rPr>
          <w:rFonts w:ascii="華康中黑體" w:hAnsi="華康中黑體" w:cs="華康中黑體"/>
        </w:rPr>
        <w:instrText xml:space="preserve"> </w:instrText>
      </w:r>
      <w:r w:rsidR="009C5B48">
        <w:rPr>
          <w:rFonts w:ascii="華康中黑體" w:hAnsi="華康中黑體" w:cs="華康中黑體" w:hint="eastAsia"/>
        </w:rPr>
        <w:instrText>REF _Ref144295850 \h</w:instrText>
      </w:r>
      <w:r w:rsidR="009C5B48">
        <w:rPr>
          <w:rFonts w:ascii="華康中黑體" w:hAnsi="華康中黑體" w:cs="華康中黑體"/>
        </w:rPr>
        <w:instrText xml:space="preserve"> </w:instrText>
      </w:r>
      <w:r w:rsidR="009C5B48">
        <w:rPr>
          <w:rFonts w:ascii="Arial" w:hAnsi="Arial" w:cs="Arial"/>
        </w:rPr>
      </w:r>
      <w:r w:rsidR="009C5B48">
        <w:rPr>
          <w:rFonts w:ascii="Arial" w:hAnsi="Arial" w:cs="Arial"/>
        </w:rPr>
        <w:fldChar w:fldCharType="separate"/>
      </w:r>
      <w:r w:rsidR="009C5B48" w:rsidRPr="009C5B48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11</w:t>
      </w:r>
      <w:r w:rsidR="009C5B48">
        <w:rPr>
          <w:rFonts w:ascii="Arial" w:hAnsi="Arial" w:cs="Arial"/>
        </w:rPr>
        <w:fldChar w:fldCharType="end"/>
      </w:r>
      <w:r w:rsidR="00963455">
        <w:rPr>
          <w:rFonts w:ascii="華康中黑體" w:hAnsi="華康中黑體" w:cs="華康中黑體" w:hint="eastAsia"/>
        </w:rPr>
        <w:t>)</w:t>
      </w:r>
      <w:r w:rsidR="00963455">
        <w:rPr>
          <w:rFonts w:hint="eastAsia"/>
        </w:rPr>
        <w:t>。</w:t>
      </w:r>
    </w:p>
    <w:p w14:paraId="4643034E" w14:textId="77777777" w:rsidR="009C5B48" w:rsidRDefault="00963455" w:rsidP="003D128F">
      <w:pPr>
        <w:widowControl w:val="0"/>
        <w:jc w:val="center"/>
      </w:pPr>
      <w:r w:rsidRPr="00B5231B">
        <w:rPr>
          <w:noProof/>
        </w:rPr>
        <w:drawing>
          <wp:inline distT="0" distB="0" distL="0" distR="0" wp14:anchorId="69FC7A4F" wp14:editId="2942B7A5">
            <wp:extent cx="5279231" cy="1916582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60"/>
                    <a:stretch/>
                  </pic:blipFill>
                  <pic:spPr bwMode="auto">
                    <a:xfrm>
                      <a:off x="0" y="0"/>
                      <a:ext cx="5311878" cy="192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2B25" w14:textId="11048DB9" w:rsidR="00963455" w:rsidRPr="009C5B48" w:rsidRDefault="009C5B48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52" w:name="_Ref144295850"/>
      <w:r w:rsidRPr="009C5B48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9C5B48">
        <w:rPr>
          <w:rFonts w:ascii="華康中黑體" w:hAnsi="華康中黑體" w:cs="華康中黑體"/>
          <w:sz w:val="24"/>
          <w:szCs w:val="24"/>
        </w:rPr>
        <w:fldChar w:fldCharType="begin"/>
      </w:r>
      <w:r w:rsidRPr="009C5B48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9C5B48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9C5B48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9C5B48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11</w:t>
      </w:r>
      <w:r w:rsidRPr="009C5B48">
        <w:rPr>
          <w:rFonts w:ascii="華康中黑體" w:hAnsi="華康中黑體" w:cs="華康中黑體"/>
          <w:sz w:val="24"/>
          <w:szCs w:val="24"/>
        </w:rPr>
        <w:fldChar w:fldCharType="end"/>
      </w:r>
      <w:bookmarkEnd w:id="52"/>
      <w:r w:rsidRPr="009C5B48">
        <w:rPr>
          <w:rFonts w:ascii="華康中黑體" w:hAnsi="華康中黑體" w:cs="華康中黑體" w:hint="eastAsia"/>
          <w:sz w:val="24"/>
          <w:szCs w:val="24"/>
        </w:rPr>
        <w:t xml:space="preserve"> 列印喜好設定\紙張品質\進階選項</w:t>
      </w:r>
    </w:p>
    <w:p w14:paraId="0843B193" w14:textId="6A80B9EF" w:rsidR="00963455" w:rsidRDefault="00963455" w:rsidP="003D128F">
      <w:pPr>
        <w:widowControl w:val="0"/>
        <w:ind w:firstLine="480"/>
        <w:jc w:val="left"/>
        <w:rPr>
          <w:rFonts w:ascii="Arial" w:hAnsi="Arial" w:cs="Arial"/>
        </w:rPr>
      </w:pPr>
      <w:r>
        <w:rPr>
          <w:rFonts w:hint="eastAsia"/>
        </w:rPr>
        <w:lastRenderedPageBreak/>
        <w:t>若</w:t>
      </w:r>
      <w:r w:rsidR="0021777C">
        <w:rPr>
          <w:rFonts w:ascii="華康中黑體" w:hAnsi="華康中黑體" w:cs="華康中黑體" w:hint="eastAsia"/>
        </w:rPr>
        <w:t>「</w:t>
      </w:r>
      <w:r>
        <w:rPr>
          <w:rFonts w:hint="eastAsia"/>
        </w:rPr>
        <w:t>紙張</w:t>
      </w:r>
      <w:r w:rsidR="0021777C">
        <w:rPr>
          <w:rFonts w:hint="eastAsia"/>
        </w:rPr>
        <w:t>輸出</w:t>
      </w:r>
      <w:r w:rsidR="0021777C">
        <w:rPr>
          <w:rFonts w:hint="eastAsia"/>
        </w:rPr>
        <w:t>/</w:t>
      </w:r>
      <w:r w:rsidR="0021777C">
        <w:rPr>
          <w:rFonts w:hint="eastAsia"/>
        </w:rPr>
        <w:t>紙張大小</w:t>
      </w:r>
      <w:r w:rsidR="0021777C">
        <w:rPr>
          <w:rFonts w:ascii="華康中黑體" w:hAnsi="華康中黑體" w:cs="華康中黑體" w:hint="eastAsia"/>
        </w:rPr>
        <w:t>」</w:t>
      </w:r>
      <w:r>
        <w:rPr>
          <w:rFonts w:hint="eastAsia"/>
        </w:rPr>
        <w:t>不符合預期，且選項</w:t>
      </w:r>
      <w:r w:rsidR="0021777C">
        <w:rPr>
          <w:rFonts w:hint="eastAsia"/>
        </w:rPr>
        <w:t>只有</w:t>
      </w:r>
      <w:r w:rsidR="00BE6F48">
        <w:rPr>
          <w:rFonts w:ascii="華康中黑體" w:hAnsi="華康中黑體" w:cs="華康中黑體" w:hint="eastAsia"/>
        </w:rPr>
        <w:t>「</w:t>
      </w:r>
      <w:r w:rsidR="0021777C">
        <w:rPr>
          <w:rFonts w:hint="eastAsia"/>
        </w:rPr>
        <w:t>A4</w:t>
      </w:r>
      <w:r w:rsidR="0021777C">
        <w:rPr>
          <w:rFonts w:hint="eastAsia"/>
        </w:rPr>
        <w:t>、</w:t>
      </w:r>
      <w:r w:rsidR="0021777C">
        <w:rPr>
          <w:rFonts w:hint="eastAsia"/>
        </w:rPr>
        <w:t>Letter</w:t>
      </w:r>
      <w:r w:rsidR="00BE6F48">
        <w:rPr>
          <w:rFonts w:ascii="華康中黑體" w:hAnsi="華康中黑體" w:cs="華康中黑體" w:hint="eastAsia"/>
        </w:rPr>
        <w:t>」</w:t>
      </w:r>
      <w:r>
        <w:rPr>
          <w:rFonts w:hint="eastAsia"/>
        </w:rPr>
        <w:t>，</w:t>
      </w:r>
      <w:r w:rsidR="00BE6F48">
        <w:rPr>
          <w:rFonts w:hint="eastAsia"/>
        </w:rPr>
        <w:t>請前往安裝印表機驅動程式。</w:t>
      </w:r>
      <w:r w:rsidR="00DA299C">
        <w:rPr>
          <w:rFonts w:hint="eastAsia"/>
        </w:rPr>
        <w:t>印表機驅動程式安裝後，</w:t>
      </w:r>
      <w:r w:rsidR="00311D20">
        <w:rPr>
          <w:rFonts w:hint="eastAsia"/>
        </w:rPr>
        <w:t>此時列印喜好設定應如</w:t>
      </w:r>
      <w:r w:rsidR="00FB076A">
        <w:rPr>
          <w:rFonts w:ascii="Arial" w:hAnsi="Arial" w:cs="Arial"/>
        </w:rPr>
        <w:fldChar w:fldCharType="begin"/>
      </w:r>
      <w:r w:rsidR="00FB076A">
        <w:instrText xml:space="preserve"> </w:instrText>
      </w:r>
      <w:r w:rsidR="00FB076A">
        <w:rPr>
          <w:rFonts w:hint="eastAsia"/>
        </w:rPr>
        <w:instrText>REF _Ref144295970 \h</w:instrText>
      </w:r>
      <w:r w:rsidR="00FB076A">
        <w:instrText xml:space="preserve"> </w:instrText>
      </w:r>
      <w:r w:rsidR="00FB076A">
        <w:rPr>
          <w:rFonts w:ascii="Arial" w:hAnsi="Arial" w:cs="Arial"/>
        </w:rPr>
      </w:r>
      <w:r w:rsidR="00FB076A">
        <w:rPr>
          <w:rFonts w:ascii="Arial" w:hAnsi="Arial" w:cs="Arial"/>
        </w:rPr>
        <w:fldChar w:fldCharType="separate"/>
      </w:r>
      <w:r w:rsidR="00FB076A" w:rsidRPr="00FB076A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12</w:t>
      </w:r>
      <w:r w:rsidR="00FB076A">
        <w:rPr>
          <w:rFonts w:ascii="Arial" w:hAnsi="Arial" w:cs="Arial"/>
        </w:rPr>
        <w:fldChar w:fldCharType="end"/>
      </w:r>
      <w:r w:rsidR="00311D20">
        <w:rPr>
          <w:rFonts w:ascii="Arial" w:hAnsi="Arial" w:cs="Arial" w:hint="eastAsia"/>
        </w:rPr>
        <w:t>所示，</w:t>
      </w:r>
      <w:r w:rsidR="00CE709D">
        <w:rPr>
          <w:rFonts w:hint="eastAsia"/>
        </w:rPr>
        <w:t>可以自訂紙張大小，接著輸入名稱、紙張大小</w:t>
      </w:r>
      <w:r w:rsidR="00CE709D">
        <w:rPr>
          <w:rFonts w:hint="eastAsia"/>
        </w:rPr>
        <w:t>(10.1*7.6)</w:t>
      </w:r>
      <w:r w:rsidR="00CE709D">
        <w:rPr>
          <w:rFonts w:hint="eastAsia"/>
        </w:rPr>
        <w:t>後，點選儲存，即可保留自訂的紙張大小。</w:t>
      </w:r>
    </w:p>
    <w:p w14:paraId="2399374D" w14:textId="6E1C13C4" w:rsidR="00FB076A" w:rsidRDefault="00B2043B" w:rsidP="003D128F">
      <w:pPr>
        <w:widowControl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2F3639" wp14:editId="2F067B73">
                <wp:simplePos x="0" y="0"/>
                <wp:positionH relativeFrom="column">
                  <wp:posOffset>228600</wp:posOffset>
                </wp:positionH>
                <wp:positionV relativeFrom="paragraph">
                  <wp:posOffset>1580515</wp:posOffset>
                </wp:positionV>
                <wp:extent cx="4381500" cy="1958340"/>
                <wp:effectExtent l="19050" t="19050" r="19050" b="228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19583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30CCC" id="矩形 29" o:spid="_x0000_s1026" style="position:absolute;margin-left:18pt;margin-top:124.45pt;width:345pt;height:15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" filled="f" strokecolor="#ed7d31 [3205]" strokeweight="2.25pt">
                <v:stroke joinstyle="round"/>
              </v:rect>
            </w:pict>
          </mc:Fallback>
        </mc:AlternateContent>
      </w:r>
      <w:r w:rsidR="00CE709D" w:rsidRPr="00203ADE">
        <w:rPr>
          <w:noProof/>
        </w:rPr>
        <w:drawing>
          <wp:inline distT="0" distB="0" distL="0" distR="0" wp14:anchorId="1392C0B1" wp14:editId="3A536055">
            <wp:extent cx="5157216" cy="4625394"/>
            <wp:effectExtent l="0" t="0" r="571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1915" cy="46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EBD" w14:textId="7E1EF63F" w:rsidR="00CE709D" w:rsidRPr="00FB076A" w:rsidRDefault="00FB076A">
      <w:pPr>
        <w:pStyle w:val="ae"/>
        <w:widowControl w:val="0"/>
        <w:jc w:val="center"/>
        <w:rPr>
          <w:rFonts w:ascii="華康中黑體" w:hAnsi="華康中黑體" w:cs="華康中黑體"/>
          <w:szCs w:val="24"/>
        </w:rPr>
        <w:pPrChange w:id="53" w:author="Odin Weng" w:date="2023-08-30T09:53:00Z">
          <w:pPr>
            <w:widowControl w:val="0"/>
            <w:ind w:firstLine="480"/>
            <w:jc w:val="center"/>
          </w:pPr>
        </w:pPrChange>
      </w:pPr>
      <w:bookmarkStart w:id="54" w:name="_Ref144295970"/>
      <w:r w:rsidRPr="00FB076A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FB076A">
        <w:rPr>
          <w:rFonts w:ascii="華康中黑體" w:hAnsi="華康中黑體" w:cs="華康中黑體"/>
          <w:sz w:val="24"/>
          <w:szCs w:val="24"/>
        </w:rPr>
        <w:fldChar w:fldCharType="begin"/>
      </w:r>
      <w:r w:rsidRPr="00FB076A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B076A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FB076A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FB076A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12</w:t>
      </w:r>
      <w:r w:rsidRPr="00FB076A">
        <w:rPr>
          <w:rFonts w:ascii="華康中黑體" w:hAnsi="華康中黑體" w:cs="華康中黑體"/>
          <w:sz w:val="24"/>
          <w:szCs w:val="24"/>
        </w:rPr>
        <w:fldChar w:fldCharType="end"/>
      </w:r>
      <w:bookmarkEnd w:id="54"/>
      <w:r w:rsidRPr="00FB076A">
        <w:rPr>
          <w:rFonts w:ascii="華康中黑體" w:hAnsi="華康中黑體" w:cs="華康中黑體" w:hint="eastAsia"/>
          <w:sz w:val="24"/>
          <w:szCs w:val="24"/>
        </w:rPr>
        <w:t xml:space="preserve"> 列印喜好設定</w:t>
      </w:r>
    </w:p>
    <w:p w14:paraId="004DA760" w14:textId="18C7D595" w:rsidR="00CE709D" w:rsidRDefault="00CE709D" w:rsidP="003D128F">
      <w:pPr>
        <w:widowControl w:val="0"/>
        <w:ind w:firstLine="480"/>
        <w:jc w:val="left"/>
      </w:pPr>
      <w:r>
        <w:rPr>
          <w:rFonts w:hint="eastAsia"/>
        </w:rPr>
        <w:t>最後</w:t>
      </w:r>
      <w:r w:rsidRPr="00CE709D">
        <w:rPr>
          <w:rFonts w:hint="eastAsia"/>
        </w:rPr>
        <w:t>回到</w:t>
      </w:r>
      <w:r>
        <w:rPr>
          <w:rFonts w:ascii="華康中黑體" w:hAnsi="華康中黑體" w:cs="華康中黑體" w:hint="eastAsia"/>
        </w:rPr>
        <w:t>「</w:t>
      </w:r>
      <w:r w:rsidRPr="00CE709D">
        <w:rPr>
          <w:rFonts w:hint="eastAsia"/>
        </w:rPr>
        <w:t>列印喜好設定</w:t>
      </w:r>
      <w:r w:rsidRPr="00CE709D">
        <w:rPr>
          <w:rFonts w:hint="eastAsia"/>
        </w:rPr>
        <w:t>\</w:t>
      </w:r>
      <w:r w:rsidRPr="00CE709D">
        <w:rPr>
          <w:rFonts w:hint="eastAsia"/>
        </w:rPr>
        <w:t>紙張品質</w:t>
      </w:r>
      <w:r w:rsidRPr="00CE709D">
        <w:rPr>
          <w:rFonts w:hint="eastAsia"/>
        </w:rPr>
        <w:t>\</w:t>
      </w:r>
      <w:r w:rsidRPr="00CE709D">
        <w:rPr>
          <w:rFonts w:hint="eastAsia"/>
        </w:rPr>
        <w:t>進階</w:t>
      </w:r>
      <w:r>
        <w:rPr>
          <w:rFonts w:hint="eastAsia"/>
        </w:rPr>
        <w:t>選項</w:t>
      </w:r>
      <w:r>
        <w:rPr>
          <w:rFonts w:ascii="華康中黑體" w:hAnsi="華康中黑體" w:cs="華康中黑體" w:hint="eastAsia"/>
        </w:rPr>
        <w:t>」</w:t>
      </w:r>
      <w:r w:rsidRPr="00CE709D">
        <w:rPr>
          <w:rFonts w:hint="eastAsia"/>
        </w:rPr>
        <w:t>，點選剛</w:t>
      </w:r>
      <w:r>
        <w:rPr>
          <w:rFonts w:hint="eastAsia"/>
        </w:rPr>
        <w:t>才</w:t>
      </w:r>
      <w:r w:rsidRPr="00CE709D">
        <w:rPr>
          <w:rFonts w:hint="eastAsia"/>
        </w:rPr>
        <w:t>儲存的紙張大小的名稱</w:t>
      </w:r>
      <w:r>
        <w:rPr>
          <w:rFonts w:hint="eastAsia"/>
        </w:rPr>
        <w:t>(</w:t>
      </w:r>
      <w:r w:rsidR="005D5906">
        <w:fldChar w:fldCharType="begin"/>
      </w:r>
      <w:r w:rsidR="005D5906">
        <w:instrText xml:space="preserve"> </w:instrText>
      </w:r>
      <w:r w:rsidR="005D5906">
        <w:rPr>
          <w:rFonts w:hint="eastAsia"/>
        </w:rPr>
        <w:instrText>REF _Ref144296085 \h</w:instrText>
      </w:r>
      <w:r w:rsidR="005D5906">
        <w:instrText xml:space="preserve"> </w:instrText>
      </w:r>
      <w:r w:rsidR="005D5906">
        <w:fldChar w:fldCharType="separate"/>
      </w:r>
      <w:r w:rsidR="005D5906" w:rsidRPr="005D5906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13</w:t>
      </w:r>
      <w:r w:rsidR="005D5906">
        <w:fldChar w:fldCharType="end"/>
      </w:r>
      <w:r>
        <w:rPr>
          <w:rFonts w:hint="eastAsia"/>
        </w:rPr>
        <w:t>)</w:t>
      </w:r>
      <w:r w:rsidRPr="00CE709D">
        <w:rPr>
          <w:rFonts w:hint="eastAsia"/>
        </w:rPr>
        <w:t>，即</w:t>
      </w:r>
      <w:r>
        <w:rPr>
          <w:rFonts w:hint="eastAsia"/>
        </w:rPr>
        <w:t>完成紙張大小設定</w:t>
      </w:r>
      <w:r w:rsidRPr="00CE709D">
        <w:rPr>
          <w:rFonts w:hint="eastAsia"/>
        </w:rPr>
        <w:t>。</w:t>
      </w:r>
    </w:p>
    <w:p w14:paraId="23EF837A" w14:textId="77777777" w:rsidR="005D5906" w:rsidRDefault="00CE709D" w:rsidP="003D128F">
      <w:pPr>
        <w:widowControl w:val="0"/>
        <w:jc w:val="center"/>
      </w:pPr>
      <w:r w:rsidRPr="00203ADE">
        <w:rPr>
          <w:noProof/>
        </w:rPr>
        <w:lastRenderedPageBreak/>
        <w:drawing>
          <wp:inline distT="0" distB="0" distL="0" distR="0" wp14:anchorId="7E8BB9D5" wp14:editId="1138E238">
            <wp:extent cx="5230368" cy="5417981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780" cy="55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0C14" w14:textId="5D285301" w:rsidR="00CE709D" w:rsidRPr="005D5906" w:rsidRDefault="005D5906">
      <w:pPr>
        <w:pStyle w:val="ae"/>
        <w:widowControl w:val="0"/>
        <w:jc w:val="center"/>
        <w:rPr>
          <w:rFonts w:ascii="華康中黑體" w:hAnsi="華康中黑體" w:cs="華康中黑體"/>
          <w:szCs w:val="24"/>
        </w:rPr>
        <w:pPrChange w:id="55" w:author="Odin Weng" w:date="2023-08-30T09:54:00Z">
          <w:pPr>
            <w:widowControl w:val="0"/>
            <w:ind w:firstLine="480"/>
            <w:jc w:val="center"/>
          </w:pPr>
        </w:pPrChange>
      </w:pPr>
      <w:bookmarkStart w:id="56" w:name="_Ref144296085"/>
      <w:r w:rsidRPr="005D5906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5D5906">
        <w:rPr>
          <w:rFonts w:ascii="華康中黑體" w:hAnsi="華康中黑體" w:cs="華康中黑體"/>
          <w:sz w:val="24"/>
          <w:szCs w:val="24"/>
        </w:rPr>
        <w:fldChar w:fldCharType="begin"/>
      </w:r>
      <w:r w:rsidRPr="005D590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5D5906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5D5906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5D5906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13</w:t>
      </w:r>
      <w:r w:rsidRPr="005D5906">
        <w:rPr>
          <w:rFonts w:ascii="華康中黑體" w:hAnsi="華康中黑體" w:cs="華康中黑體"/>
          <w:sz w:val="24"/>
          <w:szCs w:val="24"/>
        </w:rPr>
        <w:fldChar w:fldCharType="end"/>
      </w:r>
      <w:bookmarkEnd w:id="56"/>
      <w:r w:rsidRPr="005D5906">
        <w:rPr>
          <w:rFonts w:ascii="華康中黑體" w:hAnsi="華康中黑體" w:cs="華康中黑體" w:hint="eastAsia"/>
          <w:sz w:val="24"/>
          <w:szCs w:val="24"/>
        </w:rPr>
        <w:t xml:space="preserve"> 紙張大小選擇</w:t>
      </w:r>
    </w:p>
    <w:p w14:paraId="52364D63" w14:textId="6B5758B1" w:rsidR="00963455" w:rsidRDefault="00BE6F48">
      <w:pPr>
        <w:pStyle w:val="3"/>
        <w:keepNext w:val="0"/>
        <w:widowControl w:val="0"/>
        <w:spacing w:line="360" w:lineRule="auto"/>
        <w:pPrChange w:id="57" w:author="Odin Weng" w:date="2023-08-30T09:46:00Z">
          <w:pPr>
            <w:pStyle w:val="3"/>
            <w:keepNext w:val="0"/>
            <w:widowControl w:val="0"/>
          </w:pPr>
        </w:pPrChange>
      </w:pPr>
      <w:bookmarkStart w:id="58" w:name="_Toc144293879"/>
      <w:r>
        <w:rPr>
          <w:rFonts w:hint="eastAsia"/>
        </w:rPr>
        <w:t>2.2.2</w:t>
      </w:r>
      <w:r w:rsidR="00506A26">
        <w:rPr>
          <w:rFonts w:hint="eastAsia"/>
        </w:rPr>
        <w:t xml:space="preserve"> </w:t>
      </w:r>
      <w:r>
        <w:rPr>
          <w:rFonts w:hint="eastAsia"/>
        </w:rPr>
        <w:t>印表機驅動程式安裝</w:t>
      </w:r>
      <w:bookmarkEnd w:id="58"/>
    </w:p>
    <w:p w14:paraId="14B9E341" w14:textId="047FE554" w:rsidR="00BE6F48" w:rsidRDefault="005D5906" w:rsidP="003D128F">
      <w:pPr>
        <w:widowControl w:val="0"/>
        <w:ind w:firstLine="480"/>
        <w:jc w:val="left"/>
      </w:pPr>
      <w:r w:rsidRPr="005D5906">
        <w:rPr>
          <w:rFonts w:hint="eastAsia"/>
        </w:rPr>
        <w:t>前往</w:t>
      </w:r>
      <w:hyperlink r:id="rId30" w:history="1">
        <w:r w:rsidRPr="001A78F0">
          <w:rPr>
            <w:rStyle w:val="a3"/>
            <w:rFonts w:hint="eastAsia"/>
          </w:rPr>
          <w:t>Epson</w:t>
        </w:r>
        <w:proofErr w:type="gramStart"/>
        <w:r w:rsidRPr="001A78F0">
          <w:rPr>
            <w:rStyle w:val="a3"/>
            <w:rFonts w:hint="eastAsia"/>
          </w:rPr>
          <w:t>官網</w:t>
        </w:r>
        <w:proofErr w:type="gramEnd"/>
      </w:hyperlink>
      <w:r w:rsidRPr="005D5906">
        <w:rPr>
          <w:rFonts w:hint="eastAsia"/>
        </w:rPr>
        <w:t>，在首頁上尋找並點選「支援服務」</w:t>
      </w:r>
      <w:r>
        <w:rPr>
          <w:rFonts w:hint="eastAsia"/>
        </w:rPr>
        <w:t>，並</w:t>
      </w:r>
      <w:r w:rsidR="001A78F0">
        <w:rPr>
          <w:rFonts w:hint="eastAsia"/>
        </w:rPr>
        <w:t>在</w:t>
      </w:r>
      <w:r w:rsidR="001A78F0" w:rsidRPr="001A78F0">
        <w:rPr>
          <w:rFonts w:hint="eastAsia"/>
        </w:rPr>
        <w:t>進入支援頁面後，在搜尋欄中輸入使用的印表機型號，或在列出的印表機列表中找到使用的印表機機型</w:t>
      </w:r>
      <w:r w:rsidR="001A78F0">
        <w:rPr>
          <w:rFonts w:hint="eastAsia"/>
        </w:rPr>
        <w:t>，然後</w:t>
      </w:r>
      <w:r w:rsidR="00BE6F48" w:rsidRPr="00BE6F48">
        <w:rPr>
          <w:rFonts w:hint="eastAsia"/>
        </w:rPr>
        <w:t>選擇</w:t>
      </w:r>
      <w:r w:rsidR="006C001C">
        <w:rPr>
          <w:rFonts w:hint="eastAsia"/>
        </w:rPr>
        <w:t>電腦</w:t>
      </w:r>
      <w:r w:rsidR="00BE6F48" w:rsidRPr="00BE6F48">
        <w:rPr>
          <w:rFonts w:hint="eastAsia"/>
        </w:rPr>
        <w:t>對應的作業系統，點選進入</w:t>
      </w:r>
      <w:r w:rsidR="006C001C">
        <w:rPr>
          <w:rFonts w:hint="eastAsia"/>
        </w:rPr>
        <w:t>(</w:t>
      </w:r>
      <w:r w:rsidR="001A78F0">
        <w:rPr>
          <w:rFonts w:ascii="Arial" w:hAnsi="Arial" w:cs="Arial"/>
        </w:rPr>
        <w:fldChar w:fldCharType="begin"/>
      </w:r>
      <w:r w:rsidR="001A78F0">
        <w:instrText xml:space="preserve"> </w:instrText>
      </w:r>
      <w:r w:rsidR="001A78F0">
        <w:rPr>
          <w:rFonts w:hint="eastAsia"/>
        </w:rPr>
        <w:instrText>REF _Ref144296739 \h</w:instrText>
      </w:r>
      <w:r w:rsidR="001A78F0">
        <w:instrText xml:space="preserve"> </w:instrText>
      </w:r>
      <w:r w:rsidR="001A78F0">
        <w:rPr>
          <w:rFonts w:ascii="Arial" w:hAnsi="Arial" w:cs="Arial"/>
        </w:rPr>
      </w:r>
      <w:r w:rsidR="001A78F0">
        <w:rPr>
          <w:rFonts w:ascii="Arial" w:hAnsi="Arial" w:cs="Arial"/>
        </w:rPr>
        <w:fldChar w:fldCharType="separate"/>
      </w:r>
      <w:r w:rsidR="001A78F0" w:rsidRPr="001A78F0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14</w:t>
      </w:r>
      <w:r w:rsidR="001A78F0">
        <w:rPr>
          <w:rFonts w:ascii="華康中黑體" w:hAnsi="華康中黑體" w:cs="華康中黑體" w:hint="eastAsia"/>
          <w:noProof/>
          <w:szCs w:val="24"/>
        </w:rPr>
        <w:t>上</w:t>
      </w:r>
      <w:r w:rsidR="001A78F0">
        <w:rPr>
          <w:rFonts w:ascii="Arial" w:hAnsi="Arial" w:cs="Arial"/>
        </w:rPr>
        <w:fldChar w:fldCharType="end"/>
      </w:r>
      <w:r w:rsidR="006C001C">
        <w:rPr>
          <w:rFonts w:hint="eastAsia"/>
        </w:rPr>
        <w:t>)</w:t>
      </w:r>
      <w:r w:rsidR="006C001C">
        <w:rPr>
          <w:rFonts w:hint="eastAsia"/>
        </w:rPr>
        <w:t>，點擊下載</w:t>
      </w:r>
      <w:r w:rsidR="000C6FDD">
        <w:rPr>
          <w:rFonts w:hint="eastAsia"/>
        </w:rPr>
        <w:t>(</w:t>
      </w:r>
      <w:r w:rsidR="001A78F0">
        <w:rPr>
          <w:rFonts w:ascii="Arial" w:hAnsi="Arial" w:cs="Arial"/>
        </w:rPr>
        <w:fldChar w:fldCharType="begin"/>
      </w:r>
      <w:r w:rsidR="001A78F0">
        <w:instrText xml:space="preserve"> </w:instrText>
      </w:r>
      <w:r w:rsidR="001A78F0">
        <w:rPr>
          <w:rFonts w:hint="eastAsia"/>
        </w:rPr>
        <w:instrText>REF _Ref144296739 \h</w:instrText>
      </w:r>
      <w:r w:rsidR="001A78F0">
        <w:instrText xml:space="preserve"> </w:instrText>
      </w:r>
      <w:r w:rsidR="001A78F0">
        <w:rPr>
          <w:rFonts w:ascii="Arial" w:hAnsi="Arial" w:cs="Arial"/>
        </w:rPr>
      </w:r>
      <w:r w:rsidR="001A78F0">
        <w:rPr>
          <w:rFonts w:ascii="Arial" w:hAnsi="Arial" w:cs="Arial"/>
        </w:rPr>
        <w:fldChar w:fldCharType="separate"/>
      </w:r>
      <w:r w:rsidR="001A78F0" w:rsidRPr="001A78F0">
        <w:rPr>
          <w:rFonts w:ascii="華康中黑體" w:hAnsi="華康中黑體" w:cs="華康中黑體" w:hint="eastAsia"/>
          <w:szCs w:val="24"/>
        </w:rPr>
        <w:t xml:space="preserve">圖 </w:t>
      </w:r>
      <w:r w:rsidR="00E10612">
        <w:rPr>
          <w:rFonts w:ascii="華康中黑體" w:hAnsi="華康中黑體" w:cs="華康中黑體" w:hint="eastAsia"/>
          <w:noProof/>
          <w:szCs w:val="24"/>
        </w:rPr>
        <w:t>14</w:t>
      </w:r>
      <w:r w:rsidR="001A78F0">
        <w:rPr>
          <w:rFonts w:ascii="華康中黑體" w:hAnsi="華康中黑體" w:cs="華康中黑體" w:hint="eastAsia"/>
          <w:noProof/>
          <w:szCs w:val="24"/>
        </w:rPr>
        <w:t>下</w:t>
      </w:r>
      <w:r w:rsidR="001A78F0">
        <w:rPr>
          <w:rFonts w:ascii="Arial" w:hAnsi="Arial" w:cs="Arial"/>
        </w:rPr>
        <w:fldChar w:fldCharType="end"/>
      </w:r>
      <w:r w:rsidR="000C6FDD">
        <w:rPr>
          <w:rFonts w:hint="eastAsia"/>
        </w:rPr>
        <w:t>)</w:t>
      </w:r>
      <w:r w:rsidR="006C001C">
        <w:rPr>
          <w:rFonts w:hint="eastAsia"/>
        </w:rPr>
        <w:t>，下載</w:t>
      </w:r>
      <w:r w:rsidR="00BE6F48" w:rsidRPr="00BE6F48">
        <w:rPr>
          <w:rFonts w:hint="eastAsia"/>
        </w:rPr>
        <w:t>印表機驅動程式</w:t>
      </w:r>
      <w:r w:rsidR="006C001C">
        <w:rPr>
          <w:rFonts w:hint="eastAsia"/>
        </w:rPr>
        <w:t>的壓縮包。</w:t>
      </w:r>
    </w:p>
    <w:p w14:paraId="0C9523B3" w14:textId="39154F38" w:rsidR="006C001C" w:rsidRDefault="006C001C" w:rsidP="003D128F">
      <w:pPr>
        <w:widowControl w:val="0"/>
        <w:ind w:firstLine="480"/>
        <w:jc w:val="center"/>
      </w:pPr>
      <w:r w:rsidRPr="006C001C">
        <w:rPr>
          <w:noProof/>
        </w:rPr>
        <w:lastRenderedPageBreak/>
        <w:drawing>
          <wp:inline distT="0" distB="0" distL="0" distR="0" wp14:anchorId="19DFBDE7" wp14:editId="24F35339">
            <wp:extent cx="5274310" cy="11798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6123" w14:textId="47D1DECB" w:rsidR="001A78F0" w:rsidRDefault="00281689" w:rsidP="003D128F">
      <w:pPr>
        <w:widowControl w:val="0"/>
        <w:ind w:firstLine="4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5CFFE4" wp14:editId="222ACF39">
                <wp:simplePos x="0" y="0"/>
                <wp:positionH relativeFrom="column">
                  <wp:posOffset>495300</wp:posOffset>
                </wp:positionH>
                <wp:positionV relativeFrom="paragraph">
                  <wp:posOffset>1885315</wp:posOffset>
                </wp:positionV>
                <wp:extent cx="5158740" cy="557530"/>
                <wp:effectExtent l="19050" t="19050" r="22860" b="1397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8740" cy="5575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25D02" id="矩形 25" o:spid="_x0000_s1026" style="position:absolute;margin-left:39pt;margin-top:148.45pt;width:406.2pt;height:43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" filled="f" strokecolor="#ed7d31 [3205]" strokeweight="2.25pt">
                <v:stroke joinstyle="round"/>
              </v:rect>
            </w:pict>
          </mc:Fallback>
        </mc:AlternateContent>
      </w:r>
      <w:r w:rsidR="006C001C" w:rsidRPr="00E45A42">
        <w:rPr>
          <w:noProof/>
        </w:rPr>
        <w:drawing>
          <wp:inline distT="0" distB="0" distL="0" distR="0" wp14:anchorId="5D7C3956" wp14:editId="1426559A">
            <wp:extent cx="5274310" cy="237109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F1C9" w14:textId="2E0435C6" w:rsidR="006C001C" w:rsidRPr="001A78F0" w:rsidRDefault="001A78F0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59" w:name="_Ref144296739"/>
      <w:r w:rsidRPr="001A78F0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1A78F0">
        <w:rPr>
          <w:rFonts w:ascii="華康中黑體" w:hAnsi="華康中黑體" w:cs="華康中黑體"/>
          <w:sz w:val="24"/>
          <w:szCs w:val="24"/>
        </w:rPr>
        <w:fldChar w:fldCharType="begin"/>
      </w:r>
      <w:r w:rsidRPr="001A78F0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1A78F0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1A78F0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1A78F0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14</w:t>
      </w:r>
      <w:r w:rsidRPr="001A78F0">
        <w:rPr>
          <w:rFonts w:ascii="華康中黑體" w:hAnsi="華康中黑體" w:cs="華康中黑體"/>
          <w:sz w:val="24"/>
          <w:szCs w:val="24"/>
        </w:rPr>
        <w:fldChar w:fldCharType="end"/>
      </w:r>
      <w:bookmarkEnd w:id="59"/>
      <w:r w:rsidRPr="001A78F0">
        <w:rPr>
          <w:rFonts w:ascii="華康中黑體" w:hAnsi="華康中黑體" w:cs="華康中黑體" w:hint="eastAsia"/>
          <w:sz w:val="24"/>
          <w:szCs w:val="24"/>
        </w:rPr>
        <w:t xml:space="preserve"> 驅動程式安裝</w:t>
      </w:r>
    </w:p>
    <w:p w14:paraId="0905F70A" w14:textId="35501902" w:rsidR="00696040" w:rsidRDefault="00696040" w:rsidP="003D128F">
      <w:pPr>
        <w:widowControl w:val="0"/>
        <w:jc w:val="left"/>
        <w:rPr>
          <w:rFonts w:ascii="華康中黑體" w:hAnsi="華康中黑體" w:cs="華康中黑體"/>
        </w:rPr>
      </w:pPr>
      <w:r>
        <w:rPr>
          <w:rFonts w:ascii="Arial" w:hAnsi="Arial" w:cs="Arial"/>
        </w:rPr>
        <w:tab/>
      </w:r>
      <w:r>
        <w:rPr>
          <w:rFonts w:ascii="Arial" w:hAnsi="Arial" w:cs="Arial" w:hint="eastAsia"/>
        </w:rPr>
        <w:t>接著前往</w:t>
      </w:r>
      <w:r>
        <w:rPr>
          <w:rFonts w:hint="eastAsia"/>
        </w:rPr>
        <w:t>電腦資料夾的</w:t>
      </w:r>
      <w:r>
        <w:rPr>
          <w:rFonts w:ascii="華康中黑體" w:hAnsi="華康中黑體" w:cs="華康中黑體" w:hint="eastAsia"/>
        </w:rPr>
        <w:t>「</w:t>
      </w:r>
      <w:r w:rsidRPr="00696040">
        <w:rPr>
          <w:rFonts w:ascii="華康中黑體" w:hAnsi="華康中黑體" w:cs="華康中黑體" w:hint="eastAsia"/>
        </w:rPr>
        <w:t>下載</w:t>
      </w:r>
      <w:r>
        <w:rPr>
          <w:rFonts w:ascii="華康中黑體" w:hAnsi="華康中黑體" w:cs="華康中黑體" w:hint="eastAsia"/>
        </w:rPr>
        <w:t>」，找到「</w:t>
      </w:r>
      <w:r w:rsidRPr="00696040">
        <w:rPr>
          <w:rFonts w:ascii="華康中黑體" w:hAnsi="華康中黑體" w:cs="華康中黑體"/>
        </w:rPr>
        <w:t>LQ-690CII_LQ-690CIIN_WINX6</w:t>
      </w:r>
      <w:r>
        <w:rPr>
          <w:rFonts w:ascii="華康中黑體" w:hAnsi="華康中黑體" w:cs="華康中黑體" w:hint="eastAsia"/>
        </w:rPr>
        <w:t xml:space="preserve"> </w:t>
      </w:r>
      <w:r w:rsidRPr="00696040">
        <w:rPr>
          <w:rFonts w:ascii="華康中黑體" w:hAnsi="華康中黑體" w:cs="華康中黑體"/>
        </w:rPr>
        <w:t>4.zip</w:t>
      </w:r>
      <w:r>
        <w:rPr>
          <w:rFonts w:ascii="華康中黑體" w:hAnsi="華康中黑體" w:cs="華康中黑體" w:hint="eastAsia"/>
        </w:rPr>
        <w:t>」</w:t>
      </w:r>
      <w:r w:rsidR="00FA7983">
        <w:rPr>
          <w:rFonts w:ascii="華康中黑體" w:hAnsi="華康中黑體" w:cs="華康中黑體" w:hint="eastAsia"/>
        </w:rPr>
        <w:t>並解壓縮，</w:t>
      </w:r>
      <w:r w:rsidR="00FA7983">
        <w:rPr>
          <w:rFonts w:hint="eastAsia"/>
        </w:rPr>
        <w:t>解壓縮後進入</w:t>
      </w:r>
      <w:r w:rsidR="00FA7983">
        <w:rPr>
          <w:rFonts w:ascii="華康中黑體" w:hAnsi="華康中黑體" w:cs="華康中黑體" w:hint="eastAsia"/>
        </w:rPr>
        <w:t>「</w:t>
      </w:r>
      <w:r w:rsidR="00FA7983" w:rsidRPr="00C1628A">
        <w:t>LQ-690CII_LQ-690CIIN_WINX64\WINX64\SETU</w:t>
      </w:r>
      <w:r w:rsidR="000B78D8">
        <w:rPr>
          <w:rFonts w:hint="eastAsia"/>
        </w:rPr>
        <w:t xml:space="preserve"> </w:t>
      </w:r>
      <w:r w:rsidR="00FA7983" w:rsidRPr="00C1628A">
        <w:t>P</w:t>
      </w:r>
      <w:r w:rsidR="00FA7983">
        <w:rPr>
          <w:rFonts w:ascii="華康中黑體" w:hAnsi="華康中黑體" w:cs="華康中黑體" w:hint="eastAsia"/>
        </w:rPr>
        <w:t>」，執行「</w:t>
      </w:r>
      <w:r w:rsidR="00FA7983">
        <w:rPr>
          <w:rFonts w:hint="eastAsia"/>
        </w:rPr>
        <w:t>S</w:t>
      </w:r>
      <w:r w:rsidR="00FA7983">
        <w:t>etup64</w:t>
      </w:r>
      <w:r w:rsidR="00FA7983">
        <w:rPr>
          <w:rFonts w:hint="eastAsia"/>
        </w:rPr>
        <w:t>.</w:t>
      </w:r>
      <w:r w:rsidR="00FA7983">
        <w:t>exe</w:t>
      </w:r>
      <w:r w:rsidR="00FA7983">
        <w:rPr>
          <w:rFonts w:ascii="華康中黑體" w:hAnsi="華康中黑體" w:cs="華康中黑體" w:hint="eastAsia"/>
        </w:rPr>
        <w:t>」</w:t>
      </w:r>
      <w:commentRangeStart w:id="60"/>
      <w:r w:rsidR="00FA7983">
        <w:rPr>
          <w:rFonts w:ascii="華康中黑體" w:hAnsi="華康中黑體" w:cs="華康中黑體" w:hint="eastAsia"/>
        </w:rPr>
        <w:t>(</w:t>
      </w:r>
      <w:r w:rsidR="00AD2413">
        <w:rPr>
          <w:rFonts w:ascii="華康中黑體" w:hAnsi="華康中黑體" w:cs="華康中黑體"/>
        </w:rPr>
        <w:fldChar w:fldCharType="begin"/>
      </w:r>
      <w:r w:rsidR="00AD2413">
        <w:rPr>
          <w:rFonts w:ascii="華康中黑體" w:hAnsi="華康中黑體" w:cs="華康中黑體"/>
        </w:rPr>
        <w:instrText xml:space="preserve"> </w:instrText>
      </w:r>
      <w:r w:rsidR="00AD2413">
        <w:rPr>
          <w:rFonts w:ascii="華康中黑體" w:hAnsi="華康中黑體" w:cs="華康中黑體" w:hint="eastAsia"/>
        </w:rPr>
        <w:instrText>REF _Ref144297080 \h</w:instrText>
      </w:r>
      <w:r w:rsidR="00AD2413">
        <w:rPr>
          <w:rFonts w:ascii="華康中黑體" w:hAnsi="華康中黑體" w:cs="華康中黑體"/>
        </w:rPr>
        <w:instrText xml:space="preserve"> </w:instrText>
      </w:r>
      <w:r w:rsidR="00AD2413">
        <w:rPr>
          <w:rFonts w:ascii="華康中黑體" w:hAnsi="華康中黑體" w:cs="華康中黑體"/>
        </w:rPr>
      </w:r>
      <w:r w:rsidR="00AD2413">
        <w:rPr>
          <w:rFonts w:ascii="華康中黑體" w:hAnsi="華康中黑體" w:cs="華康中黑體"/>
        </w:rPr>
        <w:fldChar w:fldCharType="separate"/>
      </w:r>
      <w:r w:rsidR="00AD2413" w:rsidRPr="00AD2413">
        <w:rPr>
          <w:rFonts w:ascii="華康中黑體" w:hAnsi="華康中黑體" w:cs="華康中黑體" w:hint="eastAsia"/>
          <w:szCs w:val="24"/>
        </w:rPr>
        <w:t xml:space="preserve">圖 </w:t>
      </w:r>
      <w:r w:rsidR="00E10612">
        <w:rPr>
          <w:rFonts w:ascii="華康中黑體" w:hAnsi="華康中黑體" w:cs="華康中黑體" w:hint="eastAsia"/>
          <w:noProof/>
          <w:szCs w:val="24"/>
        </w:rPr>
        <w:t>15</w:t>
      </w:r>
      <w:r w:rsidR="00AD2413">
        <w:rPr>
          <w:rFonts w:ascii="華康中黑體" w:hAnsi="華康中黑體" w:cs="華康中黑體"/>
        </w:rPr>
        <w:fldChar w:fldCharType="end"/>
      </w:r>
      <w:r w:rsidR="00FA7983">
        <w:rPr>
          <w:rFonts w:ascii="華康中黑體" w:hAnsi="華康中黑體" w:cs="華康中黑體" w:hint="eastAsia"/>
        </w:rPr>
        <w:t>)</w:t>
      </w:r>
      <w:r w:rsidR="00451E4C">
        <w:rPr>
          <w:rFonts w:ascii="華康中黑體" w:hAnsi="華康中黑體" w:cs="華康中黑體" w:hint="eastAsia"/>
        </w:rPr>
        <w:t>，</w:t>
      </w:r>
      <w:r w:rsidR="00451E4C">
        <w:rPr>
          <w:rFonts w:hint="eastAsia"/>
        </w:rPr>
        <w:t>選取使用的印表機</w:t>
      </w:r>
      <w:r w:rsidR="00F150EC">
        <w:rPr>
          <w:rFonts w:ascii="華康中黑體" w:hAnsi="華康中黑體" w:cs="華康中黑體" w:hint="eastAsia"/>
        </w:rPr>
        <w:t>(</w:t>
      </w:r>
      <w:r w:rsidR="00AD2413">
        <w:rPr>
          <w:rFonts w:ascii="華康中黑體" w:hAnsi="華康中黑體" w:cs="華康中黑體"/>
        </w:rPr>
        <w:fldChar w:fldCharType="begin"/>
      </w:r>
      <w:r w:rsidR="00AD2413">
        <w:rPr>
          <w:rFonts w:ascii="華康中黑體" w:hAnsi="華康中黑體" w:cs="華康中黑體"/>
        </w:rPr>
        <w:instrText xml:space="preserve"> </w:instrText>
      </w:r>
      <w:r w:rsidR="00AD2413">
        <w:rPr>
          <w:rFonts w:ascii="華康中黑體" w:hAnsi="華康中黑體" w:cs="華康中黑體" w:hint="eastAsia"/>
        </w:rPr>
        <w:instrText>REF _Ref144297108 \h</w:instrText>
      </w:r>
      <w:r w:rsidR="00AD2413">
        <w:rPr>
          <w:rFonts w:ascii="華康中黑體" w:hAnsi="華康中黑體" w:cs="華康中黑體"/>
        </w:rPr>
        <w:instrText xml:space="preserve"> </w:instrText>
      </w:r>
      <w:r w:rsidR="00AD2413">
        <w:rPr>
          <w:rFonts w:ascii="華康中黑體" w:hAnsi="華康中黑體" w:cs="華康中黑體"/>
        </w:rPr>
      </w:r>
      <w:r w:rsidR="00AD2413">
        <w:rPr>
          <w:rFonts w:ascii="華康中黑體" w:hAnsi="華康中黑體" w:cs="華康中黑體"/>
        </w:rPr>
        <w:fldChar w:fldCharType="separate"/>
      </w:r>
      <w:r w:rsidR="00AD2413" w:rsidRPr="00AD2413">
        <w:rPr>
          <w:rFonts w:ascii="華康中黑體" w:hAnsi="華康中黑體" w:cs="華康中黑體" w:hint="eastAsia"/>
          <w:szCs w:val="24"/>
        </w:rPr>
        <w:t xml:space="preserve">圖 </w:t>
      </w:r>
      <w:r w:rsidR="00E10612">
        <w:rPr>
          <w:rFonts w:ascii="華康中黑體" w:hAnsi="華康中黑體" w:cs="華康中黑體" w:hint="eastAsia"/>
          <w:noProof/>
          <w:szCs w:val="24"/>
        </w:rPr>
        <w:t>16</w:t>
      </w:r>
      <w:r w:rsidR="00AD2413">
        <w:rPr>
          <w:rFonts w:ascii="華康中黑體" w:hAnsi="華康中黑體" w:cs="華康中黑體"/>
        </w:rPr>
        <w:fldChar w:fldCharType="end"/>
      </w:r>
      <w:r w:rsidR="00F150EC">
        <w:rPr>
          <w:rFonts w:ascii="華康中黑體" w:hAnsi="華康中黑體" w:cs="華康中黑體" w:hint="eastAsia"/>
        </w:rPr>
        <w:t>)</w:t>
      </w:r>
      <w:commentRangeEnd w:id="60"/>
      <w:r w:rsidR="004B2FA9">
        <w:rPr>
          <w:rStyle w:val="af0"/>
        </w:rPr>
        <w:commentReference w:id="60"/>
      </w:r>
      <w:r w:rsidR="00FA7983">
        <w:rPr>
          <w:rFonts w:ascii="華康中黑體" w:hAnsi="華康中黑體" w:cs="華康中黑體" w:hint="eastAsia"/>
        </w:rPr>
        <w:t>，</w:t>
      </w:r>
      <w:commentRangeStart w:id="61"/>
      <w:r w:rsidR="00FA7983">
        <w:rPr>
          <w:rFonts w:ascii="華康中黑體" w:hAnsi="華康中黑體" w:cs="華康中黑體" w:hint="eastAsia"/>
        </w:rPr>
        <w:t>即可完成安裝</w:t>
      </w:r>
      <w:commentRangeEnd w:id="61"/>
      <w:r w:rsidR="004B2FA9">
        <w:rPr>
          <w:rStyle w:val="af0"/>
        </w:rPr>
        <w:commentReference w:id="61"/>
      </w:r>
      <w:r w:rsidR="003D128F">
        <w:rPr>
          <w:rFonts w:ascii="華康中黑體" w:hAnsi="華康中黑體" w:cs="華康中黑體" w:hint="eastAsia"/>
        </w:rPr>
        <w:t>，此時「</w:t>
      </w:r>
      <w:r w:rsidR="003D128F" w:rsidRPr="00CE709D">
        <w:rPr>
          <w:rFonts w:hint="eastAsia"/>
        </w:rPr>
        <w:t>列印喜好設定</w:t>
      </w:r>
      <w:r w:rsidR="003D128F">
        <w:rPr>
          <w:rFonts w:ascii="華康中黑體" w:hAnsi="華康中黑體" w:cs="華康中黑體" w:hint="eastAsia"/>
        </w:rPr>
        <w:t>」</w:t>
      </w:r>
      <w:r w:rsidR="007B100B">
        <w:rPr>
          <w:rFonts w:ascii="華康中黑體" w:hAnsi="華康中黑體" w:cs="華康中黑體" w:hint="eastAsia"/>
        </w:rPr>
        <w:t>(</w:t>
      </w:r>
      <w:r w:rsidR="007B100B">
        <w:rPr>
          <w:rFonts w:ascii="華康中黑體" w:hAnsi="華康中黑體" w:cs="華康中黑體"/>
        </w:rPr>
        <w:fldChar w:fldCharType="begin"/>
      </w:r>
      <w:r w:rsidR="007B100B">
        <w:rPr>
          <w:rFonts w:ascii="華康中黑體" w:hAnsi="華康中黑體" w:cs="華康中黑體"/>
        </w:rPr>
        <w:instrText xml:space="preserve"> </w:instrText>
      </w:r>
      <w:r w:rsidR="007B100B">
        <w:rPr>
          <w:rFonts w:ascii="華康中黑體" w:hAnsi="華康中黑體" w:cs="華康中黑體" w:hint="eastAsia"/>
        </w:rPr>
        <w:instrText>REF _Ref144300641 \h</w:instrText>
      </w:r>
      <w:r w:rsidR="007B100B">
        <w:rPr>
          <w:rFonts w:ascii="華康中黑體" w:hAnsi="華康中黑體" w:cs="華康中黑體"/>
        </w:rPr>
        <w:instrText xml:space="preserve"> </w:instrText>
      </w:r>
      <w:r w:rsidR="007B100B">
        <w:rPr>
          <w:rFonts w:ascii="華康中黑體" w:hAnsi="華康中黑體" w:cs="華康中黑體"/>
        </w:rPr>
      </w:r>
      <w:r w:rsidR="007B100B">
        <w:rPr>
          <w:rFonts w:ascii="華康中黑體" w:hAnsi="華康中黑體" w:cs="華康中黑體"/>
        </w:rPr>
        <w:fldChar w:fldCharType="separate"/>
      </w:r>
      <w:r w:rsidR="007B100B" w:rsidRPr="003D128F">
        <w:rPr>
          <w:rFonts w:ascii="華康中黑體" w:hAnsi="華康中黑體" w:cs="華康中黑體" w:hint="eastAsia"/>
          <w:szCs w:val="24"/>
        </w:rPr>
        <w:t>圖</w:t>
      </w:r>
      <w:r w:rsidR="00E10612">
        <w:rPr>
          <w:rFonts w:ascii="華康中黑體" w:hAnsi="華康中黑體" w:cs="華康中黑體" w:hint="eastAsia"/>
          <w:noProof/>
          <w:szCs w:val="24"/>
        </w:rPr>
        <w:t>17</w:t>
      </w:r>
      <w:r w:rsidR="007B100B">
        <w:rPr>
          <w:rFonts w:ascii="華康中黑體" w:hAnsi="華康中黑體" w:cs="華康中黑體"/>
        </w:rPr>
        <w:fldChar w:fldCharType="end"/>
      </w:r>
      <w:r w:rsidR="007B100B">
        <w:rPr>
          <w:rFonts w:ascii="華康中黑體" w:hAnsi="華康中黑體" w:cs="華康中黑體" w:hint="eastAsia"/>
        </w:rPr>
        <w:t>)會</w:t>
      </w:r>
      <w:r w:rsidR="003D128F">
        <w:rPr>
          <w:rFonts w:ascii="華康中黑體" w:hAnsi="華康中黑體" w:cs="華康中黑體" w:hint="eastAsia"/>
        </w:rPr>
        <w:t>多出「自訂紙張」、「進階設定」2個選項</w:t>
      </w:r>
      <w:r w:rsidR="007B100B">
        <w:rPr>
          <w:rFonts w:ascii="華康中黑體" w:hAnsi="華康中黑體" w:cs="華康中黑體" w:hint="eastAsia"/>
        </w:rPr>
        <w:t>。</w:t>
      </w:r>
    </w:p>
    <w:p w14:paraId="37A60016" w14:textId="31DCF25F" w:rsidR="00A82F6F" w:rsidRPr="003D128F" w:rsidDel="004B2FA9" w:rsidRDefault="00A82F6F">
      <w:pPr>
        <w:widowControl w:val="0"/>
        <w:ind w:firstLine="480"/>
        <w:jc w:val="center"/>
        <w:rPr>
          <w:del w:id="62" w:author="Odin Weng" w:date="2023-08-30T09:54:00Z"/>
        </w:rPr>
        <w:sectPr w:rsidR="00A82F6F" w:rsidRPr="003D128F" w:rsidDel="004B2FA9" w:rsidSect="00100549">
          <w:headerReference w:type="default" r:id="rId33"/>
          <w:footerReference w:type="default" r:id="rId34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</w:p>
    <w:p w14:paraId="105875A4" w14:textId="277CA2CD" w:rsidR="00AD2413" w:rsidRDefault="00B01553" w:rsidP="003D128F">
      <w:pPr>
        <w:widowControl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7E50CF" wp14:editId="5EDA784E">
                <wp:simplePos x="0" y="0"/>
                <wp:positionH relativeFrom="column">
                  <wp:posOffset>358140</wp:posOffset>
                </wp:positionH>
                <wp:positionV relativeFrom="paragraph">
                  <wp:posOffset>2194560</wp:posOffset>
                </wp:positionV>
                <wp:extent cx="769620" cy="236220"/>
                <wp:effectExtent l="19050" t="19050" r="11430" b="1143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362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5A1E" id="矩形 24" o:spid="_x0000_s1026" style="position:absolute;margin-left:28.2pt;margin-top:172.8pt;width:60.6pt;height:18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" filled="f" strokecolor="#ed7d31 [3205]" strokeweight="2.25pt">
                <v:stroke joinstyle="round"/>
              </v:rect>
            </w:pict>
          </mc:Fallback>
        </mc:AlternateContent>
      </w:r>
      <w:r w:rsidR="00FA7983" w:rsidRPr="00C1628A">
        <w:rPr>
          <w:noProof/>
        </w:rPr>
        <w:drawing>
          <wp:inline distT="0" distB="0" distL="0" distR="0" wp14:anchorId="7AEF2393" wp14:editId="4F49B31B">
            <wp:extent cx="4998720" cy="238381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3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E024" w14:textId="59C763EF" w:rsidR="00FA7983" w:rsidRPr="00AD2413" w:rsidRDefault="00AD2413">
      <w:pPr>
        <w:pStyle w:val="ae"/>
        <w:widowControl w:val="0"/>
        <w:jc w:val="center"/>
        <w:rPr>
          <w:rFonts w:ascii="華康中黑體" w:hAnsi="華康中黑體" w:cs="華康中黑體"/>
          <w:szCs w:val="24"/>
        </w:rPr>
        <w:pPrChange w:id="63" w:author="Odin Weng" w:date="2023-08-30T09:55:00Z">
          <w:pPr>
            <w:widowControl w:val="0"/>
            <w:ind w:firstLine="480"/>
            <w:jc w:val="center"/>
          </w:pPr>
        </w:pPrChange>
      </w:pPr>
      <w:bookmarkStart w:id="64" w:name="_Ref144297080"/>
      <w:r w:rsidRPr="00AD2413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AD2413">
        <w:rPr>
          <w:rFonts w:ascii="華康中黑體" w:hAnsi="華康中黑體" w:cs="華康中黑體"/>
          <w:sz w:val="24"/>
          <w:szCs w:val="24"/>
        </w:rPr>
        <w:fldChar w:fldCharType="begin"/>
      </w:r>
      <w:r w:rsidRPr="00AD241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D2413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AD241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D2413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15</w:t>
      </w:r>
      <w:r w:rsidRPr="00AD2413">
        <w:rPr>
          <w:rFonts w:ascii="華康中黑體" w:hAnsi="華康中黑體" w:cs="華康中黑體"/>
          <w:sz w:val="24"/>
          <w:szCs w:val="24"/>
        </w:rPr>
        <w:fldChar w:fldCharType="end"/>
      </w:r>
      <w:bookmarkEnd w:id="64"/>
      <w:r w:rsidRPr="00AD2413">
        <w:rPr>
          <w:rFonts w:ascii="華康中黑體" w:hAnsi="華康中黑體" w:cs="華康中黑體" w:hint="eastAsia"/>
          <w:sz w:val="24"/>
          <w:szCs w:val="24"/>
        </w:rPr>
        <w:t xml:space="preserve"> Setup64.exe</w:t>
      </w:r>
    </w:p>
    <w:p w14:paraId="529432B3" w14:textId="77777777" w:rsidR="00AD2413" w:rsidRDefault="00451E4C" w:rsidP="003D128F">
      <w:pPr>
        <w:widowControl w:val="0"/>
        <w:jc w:val="center"/>
      </w:pPr>
      <w:r w:rsidRPr="00876232">
        <w:rPr>
          <w:noProof/>
        </w:rPr>
        <w:drawing>
          <wp:inline distT="0" distB="0" distL="0" distR="0" wp14:anchorId="7B0D5AB1" wp14:editId="1A672D27">
            <wp:extent cx="5288890" cy="407727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6083" cy="41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843E" w14:textId="0EECA566" w:rsidR="00451E4C" w:rsidRPr="00AD2413" w:rsidRDefault="00AD2413">
      <w:pPr>
        <w:pStyle w:val="ae"/>
        <w:widowControl w:val="0"/>
        <w:jc w:val="center"/>
        <w:rPr>
          <w:rFonts w:ascii="華康中黑體" w:hAnsi="華康中黑體" w:cs="華康中黑體"/>
          <w:szCs w:val="24"/>
        </w:rPr>
        <w:pPrChange w:id="65" w:author="Odin Weng" w:date="2023-08-30T09:55:00Z">
          <w:pPr>
            <w:widowControl w:val="0"/>
            <w:ind w:firstLine="480"/>
            <w:jc w:val="center"/>
          </w:pPr>
        </w:pPrChange>
      </w:pPr>
      <w:bookmarkStart w:id="66" w:name="_Ref144297108"/>
      <w:r w:rsidRPr="00AD2413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AD2413">
        <w:rPr>
          <w:rFonts w:ascii="華康中黑體" w:hAnsi="華康中黑體" w:cs="華康中黑體"/>
          <w:sz w:val="24"/>
          <w:szCs w:val="24"/>
        </w:rPr>
        <w:fldChar w:fldCharType="begin"/>
      </w:r>
      <w:r w:rsidRPr="00AD241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D2413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AD2413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AD2413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16</w:t>
      </w:r>
      <w:r w:rsidRPr="00AD2413">
        <w:rPr>
          <w:rFonts w:ascii="華康中黑體" w:hAnsi="華康中黑體" w:cs="華康中黑體"/>
          <w:sz w:val="24"/>
          <w:szCs w:val="24"/>
        </w:rPr>
        <w:fldChar w:fldCharType="end"/>
      </w:r>
      <w:bookmarkEnd w:id="66"/>
      <w:r w:rsidRPr="00AD2413">
        <w:rPr>
          <w:rFonts w:ascii="華康中黑體" w:hAnsi="華康中黑體" w:cs="華康中黑體" w:hint="eastAsia"/>
          <w:sz w:val="24"/>
          <w:szCs w:val="24"/>
        </w:rPr>
        <w:t xml:space="preserve"> 印表機選取</w:t>
      </w:r>
    </w:p>
    <w:p w14:paraId="64832DBB" w14:textId="77777777" w:rsidR="003D128F" w:rsidRDefault="003D128F" w:rsidP="003D128F">
      <w:pPr>
        <w:widowControl w:val="0"/>
        <w:ind w:firstLine="480"/>
        <w:jc w:val="center"/>
      </w:pPr>
      <w:r w:rsidRPr="003D128F">
        <w:rPr>
          <w:noProof/>
        </w:rPr>
        <w:lastRenderedPageBreak/>
        <w:drawing>
          <wp:inline distT="0" distB="0" distL="0" distR="0" wp14:anchorId="2339EF17" wp14:editId="00960F9D">
            <wp:extent cx="5227773" cy="455715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745" w14:textId="5076B796" w:rsidR="00506A26" w:rsidRPr="003D128F" w:rsidRDefault="003D128F" w:rsidP="003D128F">
      <w:pPr>
        <w:pStyle w:val="ae"/>
        <w:widowControl w:val="0"/>
        <w:jc w:val="center"/>
        <w:rPr>
          <w:rFonts w:ascii="華康中黑體" w:hAnsi="華康中黑體" w:cs="華康中黑體"/>
          <w:sz w:val="24"/>
          <w:szCs w:val="24"/>
        </w:rPr>
      </w:pPr>
      <w:bookmarkStart w:id="67" w:name="_Ref144300641"/>
      <w:r w:rsidRPr="003D128F">
        <w:rPr>
          <w:rFonts w:ascii="華康中黑體" w:hAnsi="華康中黑體" w:cs="華康中黑體" w:hint="eastAsia"/>
          <w:sz w:val="24"/>
          <w:szCs w:val="24"/>
        </w:rPr>
        <w:t xml:space="preserve">圖 </w:t>
      </w:r>
      <w:r w:rsidRPr="003D128F">
        <w:rPr>
          <w:rFonts w:ascii="華康中黑體" w:hAnsi="華康中黑體" w:cs="華康中黑體"/>
          <w:sz w:val="24"/>
          <w:szCs w:val="24"/>
        </w:rPr>
        <w:fldChar w:fldCharType="begin"/>
      </w:r>
      <w:r w:rsidRPr="003D128F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3D128F">
        <w:rPr>
          <w:rFonts w:ascii="華康中黑體" w:hAnsi="華康中黑體" w:cs="華康中黑體" w:hint="eastAsia"/>
          <w:sz w:val="24"/>
          <w:szCs w:val="24"/>
        </w:rPr>
        <w:instrText>SEQ 圖 \* ARABIC</w:instrText>
      </w:r>
      <w:r w:rsidRPr="003D128F">
        <w:rPr>
          <w:rFonts w:ascii="華康中黑體" w:hAnsi="華康中黑體" w:cs="華康中黑體"/>
          <w:sz w:val="24"/>
          <w:szCs w:val="24"/>
        </w:rPr>
        <w:instrText xml:space="preserve"> </w:instrText>
      </w:r>
      <w:r w:rsidRPr="003D128F">
        <w:rPr>
          <w:rFonts w:ascii="華康中黑體" w:hAnsi="華康中黑體" w:cs="華康中黑體"/>
          <w:sz w:val="24"/>
          <w:szCs w:val="24"/>
        </w:rPr>
        <w:fldChar w:fldCharType="separate"/>
      </w:r>
      <w:r w:rsidR="00724A7C">
        <w:rPr>
          <w:rFonts w:ascii="華康中黑體" w:hAnsi="華康中黑體" w:cs="華康中黑體"/>
          <w:noProof/>
          <w:sz w:val="24"/>
          <w:szCs w:val="24"/>
        </w:rPr>
        <w:t>17</w:t>
      </w:r>
      <w:r w:rsidRPr="003D128F">
        <w:rPr>
          <w:rFonts w:ascii="華康中黑體" w:hAnsi="華康中黑體" w:cs="華康中黑體"/>
          <w:sz w:val="24"/>
          <w:szCs w:val="24"/>
        </w:rPr>
        <w:fldChar w:fldCharType="end"/>
      </w:r>
      <w:bookmarkEnd w:id="67"/>
      <w:r w:rsidRPr="003D128F">
        <w:rPr>
          <w:rFonts w:ascii="華康中黑體" w:hAnsi="華康中黑體" w:cs="華康中黑體" w:hint="eastAsia"/>
          <w:sz w:val="24"/>
          <w:szCs w:val="24"/>
        </w:rPr>
        <w:t xml:space="preserve"> 列印喜好設定</w:t>
      </w:r>
    </w:p>
    <w:sectPr w:rsidR="00506A26" w:rsidRPr="003D128F" w:rsidSect="00100549"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Odin Weng" w:date="2023-08-30T09:49:00Z" w:initials="OW">
    <w:p w14:paraId="7BEFFC14" w14:textId="10055DD8" w:rsidR="00C93BB0" w:rsidRDefault="00C93BB0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更新插圖</w:t>
      </w:r>
    </w:p>
  </w:comment>
  <w:comment w:id="21" w:author="Odin Weng" w:date="2023-08-30T09:50:00Z" w:initials="OW">
    <w:p w14:paraId="4E814E0D" w14:textId="08FBE4A4" w:rsidR="00C93BB0" w:rsidRDefault="00C93BB0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可能要舉例說明</w:t>
      </w:r>
    </w:p>
  </w:comment>
  <w:comment w:id="29" w:author="Odin Weng" w:date="2023-08-30T09:50:00Z" w:initials="OW">
    <w:p w14:paraId="09D8021C" w14:textId="7AEC1CE9" w:rsidR="00C93BB0" w:rsidRDefault="00C93BB0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補充說明起始值、累積值、列印數量的用意以及舉例。</w:t>
      </w:r>
    </w:p>
  </w:comment>
  <w:comment w:id="33" w:author="Odin Weng" w:date="2023-08-30T09:51:00Z" w:initials="OW">
    <w:p w14:paraId="209C55F9" w14:textId="20A48E5B" w:rsidR="00C93BB0" w:rsidRDefault="00C93BB0">
      <w:pPr>
        <w:pStyle w:val="af1"/>
      </w:pPr>
      <w:r>
        <w:rPr>
          <w:rStyle w:val="af0"/>
        </w:rPr>
        <w:annotationRef/>
      </w:r>
      <w:proofErr w:type="gramStart"/>
      <w:r>
        <w:rPr>
          <w:rFonts w:hint="eastAsia"/>
        </w:rPr>
        <w:t>可截圖</w:t>
      </w:r>
      <w:proofErr w:type="gramEnd"/>
      <w:r>
        <w:rPr>
          <w:rFonts w:hint="eastAsia"/>
        </w:rPr>
        <w:t>說明</w:t>
      </w:r>
    </w:p>
  </w:comment>
  <w:comment w:id="60" w:author="Odin Weng" w:date="2023-08-30T09:55:00Z" w:initials="OW">
    <w:p w14:paraId="7B5580AC" w14:textId="60328138" w:rsidR="004B2FA9" w:rsidRDefault="004B2FA9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分兩張圖比較好</w:t>
      </w:r>
    </w:p>
  </w:comment>
  <w:comment w:id="61" w:author="Odin Weng" w:date="2023-08-30T09:56:00Z" w:initials="OW">
    <w:p w14:paraId="74585435" w14:textId="56A0E869" w:rsidR="004B2FA9" w:rsidRDefault="004B2FA9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補上正確的紙張設定結果截圖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EFFC14" w15:done="1"/>
  <w15:commentEx w15:paraId="4E814E0D" w15:done="1"/>
  <w15:commentEx w15:paraId="09D8021C" w15:done="0"/>
  <w15:commentEx w15:paraId="209C55F9" w15:done="1"/>
  <w15:commentEx w15:paraId="7B5580AC" w15:done="0"/>
  <w15:commentEx w15:paraId="7458543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998F31" w16cex:dateUtc="2023-08-30T01:49:00Z"/>
  <w16cex:commentExtensible w16cex:durableId="28998F59" w16cex:dateUtc="2023-08-30T01:50:00Z"/>
  <w16cex:commentExtensible w16cex:durableId="28998F78" w16cex:dateUtc="2023-08-30T01:50:00Z"/>
  <w16cex:commentExtensible w16cex:durableId="28998FA5" w16cex:dateUtc="2023-08-30T01:51:00Z"/>
  <w16cex:commentExtensible w16cex:durableId="2899908B" w16cex:dateUtc="2023-08-30T01:55:00Z"/>
  <w16cex:commentExtensible w16cex:durableId="289990B2" w16cex:dateUtc="2023-08-30T0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EFFC14" w16cid:durableId="28998F31"/>
  <w16cid:commentId w16cid:paraId="4E814E0D" w16cid:durableId="28998F59"/>
  <w16cid:commentId w16cid:paraId="09D8021C" w16cid:durableId="28998F78"/>
  <w16cid:commentId w16cid:paraId="209C55F9" w16cid:durableId="28998FA5"/>
  <w16cid:commentId w16cid:paraId="7B5580AC" w16cid:durableId="2899908B"/>
  <w16cid:commentId w16cid:paraId="74585435" w16cid:durableId="289990B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15BA3" w14:textId="77777777" w:rsidR="004445E3" w:rsidRDefault="004445E3" w:rsidP="00A23701">
      <w:r>
        <w:separator/>
      </w:r>
    </w:p>
  </w:endnote>
  <w:endnote w:type="continuationSeparator" w:id="0">
    <w:p w14:paraId="7A25714A" w14:textId="77777777" w:rsidR="004445E3" w:rsidRDefault="004445E3" w:rsidP="00A23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F1002BFF" w:usb1="39DFFFFF" w:usb2="00000037" w:usb3="00000000" w:csb0="003F00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16CC6" w14:textId="23A409D3" w:rsidR="008A6DEC" w:rsidRPr="008A6DEC" w:rsidRDefault="008A6DEC" w:rsidP="008A6DEC">
    <w:pPr>
      <w:pStyle w:val="a9"/>
      <w:pBdr>
        <w:top w:val="single" w:sz="6" w:space="10" w:color="4472C4" w:themeColor="accent1"/>
      </w:pBdr>
      <w:spacing w:before="240"/>
      <w:rPr>
        <w:color w:val="4472C4" w:themeColor="accent1"/>
      </w:rPr>
    </w:pPr>
    <w:r>
      <w:rPr>
        <w:noProof/>
        <w:color w:val="4472C4" w:themeColor="accent1"/>
      </w:rPr>
      <w:drawing>
        <wp:anchor distT="0" distB="0" distL="114300" distR="114300" simplePos="0" relativeHeight="251661312" behindDoc="0" locked="0" layoutInCell="1" allowOverlap="1" wp14:anchorId="0D132838" wp14:editId="32FAB40D">
          <wp:simplePos x="0" y="0"/>
          <wp:positionH relativeFrom="margin">
            <wp:posOffset>2418080</wp:posOffset>
          </wp:positionH>
          <wp:positionV relativeFrom="paragraph">
            <wp:posOffset>223532</wp:posOffset>
          </wp:positionV>
          <wp:extent cx="438912" cy="276973"/>
          <wp:effectExtent l="0" t="0" r="0" b="8890"/>
          <wp:wrapNone/>
          <wp:docPr id="27" name="圖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4472C4" w:themeColor="accent1"/>
      </w:rPr>
      <w:tab/>
    </w:r>
    <w:r>
      <w:rPr>
        <w:noProof/>
        <w:color w:val="4472C4" w:themeColor="accent1"/>
      </w:rPr>
      <w:tab/>
    </w:r>
    <w:r w:rsidRPr="00B616A3">
      <w:rPr>
        <w:color w:val="4472C4" w:themeColor="accent1"/>
      </w:rPr>
      <w:fldChar w:fldCharType="begin"/>
    </w:r>
    <w:r w:rsidRPr="00B616A3">
      <w:rPr>
        <w:color w:val="4472C4" w:themeColor="accent1"/>
      </w:rPr>
      <w:instrText>PAGE   \* MERGEFORMAT</w:instrText>
    </w:r>
    <w:r w:rsidRPr="00B616A3">
      <w:rPr>
        <w:color w:val="4472C4" w:themeColor="accent1"/>
      </w:rPr>
      <w:fldChar w:fldCharType="separate"/>
    </w:r>
    <w:proofErr w:type="spellStart"/>
    <w:r>
      <w:rPr>
        <w:color w:val="4472C4" w:themeColor="accent1"/>
      </w:rPr>
      <w:t>i</w:t>
    </w:r>
    <w:proofErr w:type="spellEnd"/>
    <w:r w:rsidRPr="00B616A3">
      <w:rPr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3AF4E" w14:textId="77777777" w:rsidR="004445E3" w:rsidRDefault="004445E3" w:rsidP="00A23701">
      <w:r>
        <w:separator/>
      </w:r>
    </w:p>
  </w:footnote>
  <w:footnote w:type="continuationSeparator" w:id="0">
    <w:p w14:paraId="39B3AC46" w14:textId="77777777" w:rsidR="004445E3" w:rsidRDefault="004445E3" w:rsidP="00A23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ABEF7" w14:textId="76130D91" w:rsidR="00100549" w:rsidRPr="000B36A6" w:rsidRDefault="00100549" w:rsidP="00100549">
    <w:pPr>
      <w:pStyle w:val="a9"/>
      <w:wordWrap w:val="0"/>
      <w:jc w:val="right"/>
      <w:rPr>
        <w:rFonts w:ascii="Arial" w:hAnsi="Arial" w:cs="Arial"/>
        <w:color w:val="4472C4" w:themeColor="accent1"/>
      </w:rPr>
    </w:pPr>
    <w:r w:rsidRPr="000B36A6">
      <w:rPr>
        <w:rFonts w:ascii="Arial" w:hAnsi="Arial" w:cs="Arial"/>
        <w:noProof/>
        <w:color w:val="4472C4" w:themeColor="accent1"/>
      </w:rPr>
      <w:drawing>
        <wp:inline distT="0" distB="0" distL="0" distR="0" wp14:anchorId="4C565633" wp14:editId="2735BA1F">
          <wp:extent cx="859736" cy="263788"/>
          <wp:effectExtent l="0" t="0" r="0" b="3175"/>
          <wp:docPr id="26" name="圖片 26" descr="D:\WORD\公司相關\威信資料\配置及美工\CI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WORD\公司相關\威信資料\配置及美工\CIS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36" cy="263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B36A6">
      <w:rPr>
        <w:rFonts w:ascii="Arial" w:hAnsi="Arial" w:cs="Arial"/>
        <w:color w:val="4472C4" w:themeColor="accent1"/>
      </w:rPr>
      <w:t xml:space="preserve"> </w:t>
    </w:r>
    <w:sdt>
      <w:sdtPr>
        <w:rPr>
          <w:rFonts w:ascii="Arial" w:hAnsi="Arial" w:cs="Arial"/>
          <w:color w:val="4472C4" w:themeColor="accent1"/>
        </w:rPr>
        <w:alias w:val="標題"/>
        <w:tag w:val=""/>
        <w:id w:val="-1253515585"/>
        <w:placeholder>
          <w:docPart w:val="3AA5BE4C5BDD40E4A9C34E6F83F3E5B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gramStart"/>
        <w:r>
          <w:rPr>
            <w:rFonts w:ascii="Arial" w:hAnsi="Arial" w:cs="Arial"/>
            <w:color w:val="4472C4" w:themeColor="accent1"/>
          </w:rPr>
          <w:t>嘜</w:t>
        </w:r>
        <w:proofErr w:type="gramEnd"/>
        <w:r>
          <w:rPr>
            <w:rFonts w:ascii="Arial" w:hAnsi="Arial" w:cs="Arial"/>
            <w:color w:val="4472C4" w:themeColor="accent1"/>
          </w:rPr>
          <w:t>頭標籤系統</w:t>
        </w:r>
      </w:sdtContent>
    </w:sdt>
  </w:p>
  <w:p w14:paraId="167CC9CC" w14:textId="77777777" w:rsidR="00100549" w:rsidRPr="006D17B2" w:rsidRDefault="00100549" w:rsidP="0010054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31F7B3" wp14:editId="3EF86FF6">
              <wp:simplePos x="0" y="0"/>
              <wp:positionH relativeFrom="column">
                <wp:posOffset>-202722</wp:posOffset>
              </wp:positionH>
              <wp:positionV relativeFrom="paragraph">
                <wp:posOffset>62865</wp:posOffset>
              </wp:positionV>
              <wp:extent cx="5710687" cy="0"/>
              <wp:effectExtent l="0" t="0" r="23495" b="19050"/>
              <wp:wrapNone/>
              <wp:docPr id="6" name="直線接點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BFDCF43" id="直線接點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95pt,4.95pt" to="433.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" strokecolor="#4472c4 [3204]" strokeweight=".5pt">
              <v:stroke joinstyle="miter"/>
            </v:line>
          </w:pict>
        </mc:Fallback>
      </mc:AlternateContent>
    </w:r>
  </w:p>
  <w:p w14:paraId="497695FF" w14:textId="77777777" w:rsidR="00100549" w:rsidRDefault="0010054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67"/>
    <w:multiLevelType w:val="hybridMultilevel"/>
    <w:tmpl w:val="C596B410"/>
    <w:lvl w:ilvl="0" w:tplc="CFA46C1C">
      <w:start w:val="1"/>
      <w:numFmt w:val="decimal"/>
      <w:lvlText w:val="第%1章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ED65DC8"/>
    <w:multiLevelType w:val="multilevel"/>
    <w:tmpl w:val="BD4C8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8" w:hanging="6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4A7032"/>
    <w:multiLevelType w:val="hybridMultilevel"/>
    <w:tmpl w:val="E12CD7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5E7406F"/>
    <w:multiLevelType w:val="multilevel"/>
    <w:tmpl w:val="4F16806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ascii="Arial" w:hAnsi="Arial" w:cs="Arial" w:hint="default"/>
        <w:b w:val="0"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Odin Weng">
    <w15:presenceInfo w15:providerId="Windows Live" w15:userId="b1aaa14d15654d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92"/>
    <w:rsid w:val="00024ADD"/>
    <w:rsid w:val="00030AB6"/>
    <w:rsid w:val="00043436"/>
    <w:rsid w:val="0004411F"/>
    <w:rsid w:val="000A44C9"/>
    <w:rsid w:val="000B78D8"/>
    <w:rsid w:val="000C2440"/>
    <w:rsid w:val="000C6292"/>
    <w:rsid w:val="000C6FDD"/>
    <w:rsid w:val="000D3CA6"/>
    <w:rsid w:val="00100549"/>
    <w:rsid w:val="00106CF4"/>
    <w:rsid w:val="00125C82"/>
    <w:rsid w:val="00141296"/>
    <w:rsid w:val="001437D0"/>
    <w:rsid w:val="00166A5E"/>
    <w:rsid w:val="001A18E2"/>
    <w:rsid w:val="001A78F0"/>
    <w:rsid w:val="001C037A"/>
    <w:rsid w:val="001E7A48"/>
    <w:rsid w:val="002039CE"/>
    <w:rsid w:val="00203ADE"/>
    <w:rsid w:val="002044B2"/>
    <w:rsid w:val="00206C8F"/>
    <w:rsid w:val="0021777C"/>
    <w:rsid w:val="002421ED"/>
    <w:rsid w:val="002452FC"/>
    <w:rsid w:val="00256A3D"/>
    <w:rsid w:val="002634C8"/>
    <w:rsid w:val="00281689"/>
    <w:rsid w:val="002A776D"/>
    <w:rsid w:val="002C1D4C"/>
    <w:rsid w:val="003060B4"/>
    <w:rsid w:val="003108A1"/>
    <w:rsid w:val="00310A92"/>
    <w:rsid w:val="00311D20"/>
    <w:rsid w:val="00392409"/>
    <w:rsid w:val="003D128F"/>
    <w:rsid w:val="003E144B"/>
    <w:rsid w:val="003F0819"/>
    <w:rsid w:val="003F2883"/>
    <w:rsid w:val="00421483"/>
    <w:rsid w:val="004257B2"/>
    <w:rsid w:val="0043030D"/>
    <w:rsid w:val="004445E3"/>
    <w:rsid w:val="00451E4C"/>
    <w:rsid w:val="004550ED"/>
    <w:rsid w:val="00455392"/>
    <w:rsid w:val="00456C51"/>
    <w:rsid w:val="004A372F"/>
    <w:rsid w:val="004B2FA9"/>
    <w:rsid w:val="004E4D07"/>
    <w:rsid w:val="004F134F"/>
    <w:rsid w:val="00506A26"/>
    <w:rsid w:val="00526720"/>
    <w:rsid w:val="00545911"/>
    <w:rsid w:val="00556132"/>
    <w:rsid w:val="005A7DC6"/>
    <w:rsid w:val="005D03B7"/>
    <w:rsid w:val="005D5906"/>
    <w:rsid w:val="005E1012"/>
    <w:rsid w:val="006009D2"/>
    <w:rsid w:val="006769B1"/>
    <w:rsid w:val="00682D96"/>
    <w:rsid w:val="00696040"/>
    <w:rsid w:val="006A295D"/>
    <w:rsid w:val="006B4282"/>
    <w:rsid w:val="006C001C"/>
    <w:rsid w:val="006D0D25"/>
    <w:rsid w:val="006D6450"/>
    <w:rsid w:val="00702272"/>
    <w:rsid w:val="00724A7C"/>
    <w:rsid w:val="00746985"/>
    <w:rsid w:val="007B100B"/>
    <w:rsid w:val="007B3674"/>
    <w:rsid w:val="007B4F39"/>
    <w:rsid w:val="00800099"/>
    <w:rsid w:val="00822606"/>
    <w:rsid w:val="00824818"/>
    <w:rsid w:val="00835D4A"/>
    <w:rsid w:val="00853DD7"/>
    <w:rsid w:val="00871624"/>
    <w:rsid w:val="00876232"/>
    <w:rsid w:val="008863C5"/>
    <w:rsid w:val="008A6DEC"/>
    <w:rsid w:val="008C219B"/>
    <w:rsid w:val="008C68C7"/>
    <w:rsid w:val="0090140E"/>
    <w:rsid w:val="009077A7"/>
    <w:rsid w:val="0091498C"/>
    <w:rsid w:val="00931980"/>
    <w:rsid w:val="00963455"/>
    <w:rsid w:val="009A7EB2"/>
    <w:rsid w:val="009C5B48"/>
    <w:rsid w:val="009D55A6"/>
    <w:rsid w:val="00A23701"/>
    <w:rsid w:val="00A343EA"/>
    <w:rsid w:val="00A613DA"/>
    <w:rsid w:val="00A7051B"/>
    <w:rsid w:val="00A82F6F"/>
    <w:rsid w:val="00A92AB1"/>
    <w:rsid w:val="00AA0485"/>
    <w:rsid w:val="00AC1BA3"/>
    <w:rsid w:val="00AD2413"/>
    <w:rsid w:val="00AE459D"/>
    <w:rsid w:val="00B01553"/>
    <w:rsid w:val="00B129D6"/>
    <w:rsid w:val="00B2043B"/>
    <w:rsid w:val="00B40CAF"/>
    <w:rsid w:val="00B5231B"/>
    <w:rsid w:val="00B5300E"/>
    <w:rsid w:val="00B61218"/>
    <w:rsid w:val="00B618DE"/>
    <w:rsid w:val="00BB26AA"/>
    <w:rsid w:val="00BB4594"/>
    <w:rsid w:val="00BC6883"/>
    <w:rsid w:val="00BE1D3E"/>
    <w:rsid w:val="00BE6F48"/>
    <w:rsid w:val="00BE71F4"/>
    <w:rsid w:val="00C1628A"/>
    <w:rsid w:val="00C278C4"/>
    <w:rsid w:val="00C378BA"/>
    <w:rsid w:val="00C425E5"/>
    <w:rsid w:val="00C66427"/>
    <w:rsid w:val="00C75BAE"/>
    <w:rsid w:val="00C93BB0"/>
    <w:rsid w:val="00CE709D"/>
    <w:rsid w:val="00CF638B"/>
    <w:rsid w:val="00D012CA"/>
    <w:rsid w:val="00D17B1D"/>
    <w:rsid w:val="00D32FFA"/>
    <w:rsid w:val="00D92A10"/>
    <w:rsid w:val="00DA299C"/>
    <w:rsid w:val="00DF1F46"/>
    <w:rsid w:val="00E069B3"/>
    <w:rsid w:val="00E10612"/>
    <w:rsid w:val="00E11037"/>
    <w:rsid w:val="00E125D1"/>
    <w:rsid w:val="00E366EC"/>
    <w:rsid w:val="00E36D08"/>
    <w:rsid w:val="00E42D34"/>
    <w:rsid w:val="00E45A42"/>
    <w:rsid w:val="00E66485"/>
    <w:rsid w:val="00E67B1E"/>
    <w:rsid w:val="00EC27BE"/>
    <w:rsid w:val="00ED31C3"/>
    <w:rsid w:val="00EF35C0"/>
    <w:rsid w:val="00F150EC"/>
    <w:rsid w:val="00F167BC"/>
    <w:rsid w:val="00F460F1"/>
    <w:rsid w:val="00F47FB6"/>
    <w:rsid w:val="00F66BFC"/>
    <w:rsid w:val="00FA7983"/>
    <w:rsid w:val="00FB076A"/>
    <w:rsid w:val="00FB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A669A"/>
  <w15:chartTrackingRefBased/>
  <w15:docId w15:val="{27DCB150-8183-492B-95F8-A47F81E4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28F"/>
    <w:pPr>
      <w:spacing w:line="360" w:lineRule="auto"/>
      <w:jc w:val="both"/>
    </w:pPr>
    <w:rPr>
      <w:rFonts w:eastAsia="華康中黑體"/>
    </w:rPr>
  </w:style>
  <w:style w:type="paragraph" w:styleId="1">
    <w:name w:val="heading 1"/>
    <w:basedOn w:val="a"/>
    <w:next w:val="a"/>
    <w:link w:val="10"/>
    <w:uiPriority w:val="9"/>
    <w:qFormat/>
    <w:rsid w:val="00BC6883"/>
    <w:pPr>
      <w:keepNext/>
      <w:spacing w:before="180" w:after="180"/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00099"/>
    <w:pPr>
      <w:keepNext/>
      <w:spacing w:line="720" w:lineRule="auto"/>
      <w:outlineLvl w:val="1"/>
    </w:pPr>
    <w:rPr>
      <w:rFonts w:ascii="Arial" w:hAnsi="Arial" w:cstheme="majorBidi"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C037A"/>
    <w:pPr>
      <w:keepNext/>
      <w:spacing w:line="720" w:lineRule="auto"/>
      <w:outlineLvl w:val="2"/>
    </w:pPr>
    <w:rPr>
      <w:rFonts w:ascii="Arial" w:hAnsi="Arial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08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081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F0819"/>
    <w:rPr>
      <w:color w:val="954F72" w:themeColor="followedHyperlink"/>
      <w:u w:val="single"/>
    </w:rPr>
  </w:style>
  <w:style w:type="paragraph" w:styleId="a6">
    <w:name w:val="No Spacing"/>
    <w:link w:val="a7"/>
    <w:uiPriority w:val="1"/>
    <w:qFormat/>
    <w:rsid w:val="000D3CA6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0D3CA6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BC6883"/>
    <w:rPr>
      <w:rFonts w:asciiTheme="majorHAnsi" w:eastAsia="華康中黑體" w:hAnsiTheme="majorHAnsi" w:cstheme="majorBidi"/>
      <w:b/>
      <w:bCs/>
      <w:kern w:val="52"/>
      <w:sz w:val="3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702272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customStyle="1" w:styleId="11">
    <w:name w:val="樣式1"/>
    <w:basedOn w:val="a6"/>
    <w:link w:val="12"/>
    <w:rsid w:val="00A23701"/>
    <w:pPr>
      <w:pBdr>
        <w:top w:val="single" w:sz="6" w:space="6" w:color="4472C4" w:themeColor="accent1"/>
        <w:bottom w:val="single" w:sz="6" w:space="6" w:color="4472C4" w:themeColor="accent1"/>
      </w:pBdr>
      <w:spacing w:after="240"/>
      <w:jc w:val="center"/>
    </w:pPr>
    <w:rPr>
      <w:rFonts w:ascii="Arial" w:eastAsia="華康中黑體" w:hAnsi="Arial" w:cs="Arial"/>
      <w:caps/>
      <w:color w:val="4472C4" w:themeColor="accent1"/>
      <w:sz w:val="64"/>
      <w:szCs w:val="64"/>
    </w:rPr>
  </w:style>
  <w:style w:type="paragraph" w:styleId="a9">
    <w:name w:val="header"/>
    <w:basedOn w:val="a"/>
    <w:link w:val="aa"/>
    <w:uiPriority w:val="99"/>
    <w:unhideWhenUsed/>
    <w:rsid w:val="00A237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2">
    <w:name w:val="樣式1 字元"/>
    <w:basedOn w:val="a7"/>
    <w:link w:val="11"/>
    <w:rsid w:val="00A23701"/>
    <w:rPr>
      <w:rFonts w:ascii="Arial" w:eastAsia="華康中黑體" w:hAnsi="Arial" w:cs="Arial"/>
      <w:caps/>
      <w:color w:val="4472C4" w:themeColor="accent1"/>
      <w:kern w:val="0"/>
      <w:sz w:val="64"/>
      <w:szCs w:val="64"/>
    </w:rPr>
  </w:style>
  <w:style w:type="character" w:customStyle="1" w:styleId="aa">
    <w:name w:val="頁首 字元"/>
    <w:basedOn w:val="a0"/>
    <w:link w:val="a9"/>
    <w:uiPriority w:val="99"/>
    <w:rsid w:val="00A23701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A237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A2370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800099"/>
    <w:rPr>
      <w:rFonts w:ascii="Arial" w:eastAsia="華康中黑體" w:hAnsi="Arial" w:cstheme="majorBidi"/>
      <w:bCs/>
      <w:sz w:val="28"/>
      <w:szCs w:val="48"/>
    </w:rPr>
  </w:style>
  <w:style w:type="paragraph" w:styleId="13">
    <w:name w:val="toc 1"/>
    <w:basedOn w:val="a"/>
    <w:next w:val="a"/>
    <w:autoRedefine/>
    <w:uiPriority w:val="39"/>
    <w:unhideWhenUsed/>
    <w:rsid w:val="008A6DEC"/>
  </w:style>
  <w:style w:type="paragraph" w:styleId="21">
    <w:name w:val="toc 2"/>
    <w:basedOn w:val="a"/>
    <w:next w:val="a"/>
    <w:autoRedefine/>
    <w:uiPriority w:val="39"/>
    <w:unhideWhenUsed/>
    <w:rsid w:val="008A6DEC"/>
    <w:pPr>
      <w:ind w:leftChars="200" w:left="480"/>
    </w:pPr>
  </w:style>
  <w:style w:type="paragraph" w:styleId="ad">
    <w:name w:val="List Paragraph"/>
    <w:basedOn w:val="a"/>
    <w:uiPriority w:val="34"/>
    <w:qFormat/>
    <w:rsid w:val="001E7A48"/>
    <w:pPr>
      <w:ind w:leftChars="200" w:left="480"/>
    </w:pPr>
  </w:style>
  <w:style w:type="paragraph" w:styleId="ae">
    <w:name w:val="caption"/>
    <w:basedOn w:val="a"/>
    <w:next w:val="a"/>
    <w:uiPriority w:val="35"/>
    <w:unhideWhenUsed/>
    <w:qFormat/>
    <w:rsid w:val="002039CE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1C037A"/>
    <w:rPr>
      <w:rFonts w:ascii="Arial" w:eastAsia="華康中黑體" w:hAnsi="Arial" w:cstheme="majorBidi"/>
      <w:bCs/>
      <w:szCs w:val="36"/>
    </w:rPr>
  </w:style>
  <w:style w:type="paragraph" w:styleId="31">
    <w:name w:val="toc 3"/>
    <w:basedOn w:val="a"/>
    <w:next w:val="a"/>
    <w:autoRedefine/>
    <w:uiPriority w:val="39"/>
    <w:unhideWhenUsed/>
    <w:rsid w:val="007B4F39"/>
    <w:pPr>
      <w:ind w:leftChars="400" w:left="960"/>
    </w:pPr>
  </w:style>
  <w:style w:type="character" w:styleId="af">
    <w:name w:val="Placeholder Text"/>
    <w:basedOn w:val="a0"/>
    <w:uiPriority w:val="99"/>
    <w:semiHidden/>
    <w:rsid w:val="000B78D8"/>
    <w:rPr>
      <w:color w:val="808080"/>
    </w:rPr>
  </w:style>
  <w:style w:type="character" w:styleId="af0">
    <w:name w:val="annotation reference"/>
    <w:basedOn w:val="a0"/>
    <w:uiPriority w:val="99"/>
    <w:semiHidden/>
    <w:unhideWhenUsed/>
    <w:rsid w:val="00C93BB0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rsid w:val="00C93BB0"/>
    <w:pPr>
      <w:jc w:val="left"/>
    </w:pPr>
  </w:style>
  <w:style w:type="character" w:customStyle="1" w:styleId="af2">
    <w:name w:val="註解文字 字元"/>
    <w:basedOn w:val="a0"/>
    <w:link w:val="af1"/>
    <w:uiPriority w:val="99"/>
    <w:semiHidden/>
    <w:rsid w:val="00C93BB0"/>
    <w:rPr>
      <w:rFonts w:eastAsia="華康中黑體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93BB0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C93BB0"/>
    <w:rPr>
      <w:rFonts w:eastAsia="華康中黑體"/>
      <w:b/>
      <w:bCs/>
    </w:rPr>
  </w:style>
  <w:style w:type="paragraph" w:styleId="af5">
    <w:name w:val="Revision"/>
    <w:hidden/>
    <w:uiPriority w:val="99"/>
    <w:semiHidden/>
    <w:rsid w:val="00C93BB0"/>
    <w:rPr>
      <w:rFonts w:eastAsia="華康中黑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epson.com.tw/" TargetMode="External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3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161750C81C4013B09FFE19986E79D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1234985-EA24-4277-8823-BF9AA61E0DE0}"/>
      </w:docPartPr>
      <w:docPartBody>
        <w:p w:rsidR="00F51177" w:rsidRDefault="00382B59" w:rsidP="00382B59">
          <w:pPr>
            <w:pStyle w:val="EA161750C81C4013B09FFE19986E79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E826E7B1820A48A08B1CC17D629A8A5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B35A379-A1CA-4274-8DAC-2993C2DA8B63}"/>
      </w:docPartPr>
      <w:docPartBody>
        <w:p w:rsidR="00F51177" w:rsidRDefault="00382B59" w:rsidP="00382B59">
          <w:pPr>
            <w:pStyle w:val="E826E7B1820A48A08B1CC17D629A8A59"/>
          </w:pPr>
          <w:r>
            <w:rPr>
              <w:color w:val="4472C4" w:themeColor="accent1"/>
              <w:sz w:val="28"/>
              <w:szCs w:val="28"/>
              <w:lang w:val="zh-TW"/>
            </w:rPr>
            <w:t>[</w:t>
          </w:r>
          <w:r>
            <w:rPr>
              <w:color w:val="4472C4" w:themeColor="accent1"/>
              <w:sz w:val="28"/>
              <w:szCs w:val="28"/>
              <w:lang w:val="zh-TW"/>
            </w:rPr>
            <w:t>文件副標題</w:t>
          </w:r>
          <w:r>
            <w:rPr>
              <w:color w:val="4472C4" w:themeColor="accent1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3AA5BE4C5BDD40E4A9C34E6F83F3E5B3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2B178B4-68A5-40B2-8361-81C828713DA2}"/>
      </w:docPartPr>
      <w:docPartBody>
        <w:p w:rsidR="00F51177" w:rsidRDefault="00382B59" w:rsidP="00382B59">
          <w:pPr>
            <w:pStyle w:val="3AA5BE4C5BDD40E4A9C34E6F83F3E5B3"/>
          </w:pPr>
          <w:r>
            <w:rPr>
              <w:color w:val="4472C4" w:themeColor="accent1"/>
              <w:lang w:val="zh-TW"/>
            </w:rPr>
            <w:t>[</w:t>
          </w:r>
          <w:r>
            <w:rPr>
              <w:color w:val="4472C4" w:themeColor="accent1"/>
              <w:lang w:val="zh-TW"/>
            </w:rPr>
            <w:t>文件標題</w:t>
          </w:r>
          <w:r>
            <w:rPr>
              <w:color w:val="4472C4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F1002BFF" w:usb1="39DFFFFF" w:usb2="00000037" w:usb3="00000000" w:csb0="003F00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59"/>
    <w:rsid w:val="0027463E"/>
    <w:rsid w:val="003155AA"/>
    <w:rsid w:val="00361E8D"/>
    <w:rsid w:val="00382B59"/>
    <w:rsid w:val="003A1A0B"/>
    <w:rsid w:val="004E3715"/>
    <w:rsid w:val="006768EC"/>
    <w:rsid w:val="00686BE3"/>
    <w:rsid w:val="008968DA"/>
    <w:rsid w:val="00D15B45"/>
    <w:rsid w:val="00D8430F"/>
    <w:rsid w:val="00EE4EBB"/>
    <w:rsid w:val="00F51177"/>
    <w:rsid w:val="00F53D35"/>
    <w:rsid w:val="00F8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161750C81C4013B09FFE19986E79D8">
    <w:name w:val="EA161750C81C4013B09FFE19986E79D8"/>
    <w:rsid w:val="00382B59"/>
    <w:pPr>
      <w:widowControl w:val="0"/>
    </w:pPr>
  </w:style>
  <w:style w:type="paragraph" w:customStyle="1" w:styleId="E826E7B1820A48A08B1CC17D629A8A59">
    <w:name w:val="E826E7B1820A48A08B1CC17D629A8A59"/>
    <w:rsid w:val="00382B59"/>
    <w:pPr>
      <w:widowControl w:val="0"/>
    </w:pPr>
  </w:style>
  <w:style w:type="paragraph" w:customStyle="1" w:styleId="3AA5BE4C5BDD40E4A9C34E6F83F3E5B3">
    <w:name w:val="3AA5BE4C5BDD40E4A9C34E6F83F3E5B3"/>
    <w:rsid w:val="00382B59"/>
    <w:pPr>
      <w:widowControl w:val="0"/>
    </w:pPr>
  </w:style>
  <w:style w:type="character" w:styleId="a3">
    <w:name w:val="Placeholder Text"/>
    <w:basedOn w:val="a0"/>
    <w:uiPriority w:val="99"/>
    <w:semiHidden/>
    <w:rsid w:val="00F53D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AB8F79-6EE2-435C-93DA-049CE7321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14</Pages>
  <Words>621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嘜頭標籤系統</dc:title>
  <dc:subject>[系統操作手冊]</dc:subject>
  <dc:creator>誠佑 顏</dc:creator>
  <cp:keywords/>
  <dc:description/>
  <cp:lastModifiedBy>誠佑 顏</cp:lastModifiedBy>
  <cp:revision>44</cp:revision>
  <dcterms:created xsi:type="dcterms:W3CDTF">2023-08-30T01:46:00Z</dcterms:created>
  <dcterms:modified xsi:type="dcterms:W3CDTF">2023-08-30T09:33:00Z</dcterms:modified>
</cp:coreProperties>
</file>